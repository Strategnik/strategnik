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D34E" w14:textId="42EE1C67" w:rsidR="00CB651D" w:rsidRDefault="00CB651D" w:rsidP="00CB651D">
      <w:pPr>
        <w:pStyle w:val="PlainText"/>
        <w:jc w:val="center"/>
        <w:rPr>
          <w:rFonts w:ascii="Times New Roman" w:hAnsi="Times New Roman"/>
          <w:b/>
          <w:sz w:val="22"/>
          <w:szCs w:val="22"/>
        </w:rPr>
      </w:pPr>
      <w:r w:rsidRPr="00CA7525">
        <w:rPr>
          <w:rFonts w:ascii="Times New Roman" w:hAnsi="Times New Roman"/>
          <w:b/>
          <w:sz w:val="22"/>
          <w:szCs w:val="22"/>
        </w:rPr>
        <w:t>STATEMENT OF WORK</w:t>
      </w:r>
      <w:r>
        <w:rPr>
          <w:rFonts w:ascii="Times New Roman" w:hAnsi="Times New Roman"/>
          <w:b/>
          <w:sz w:val="22"/>
          <w:szCs w:val="22"/>
        </w:rPr>
        <w:t xml:space="preserve"> NO. 1</w:t>
      </w:r>
    </w:p>
    <w:p w14:paraId="75058395" w14:textId="2B6790DE" w:rsidR="00CB651D" w:rsidRPr="00CA7525" w:rsidRDefault="00CB651D" w:rsidP="00CB651D">
      <w:pPr>
        <w:pStyle w:val="PlainText"/>
        <w:jc w:val="center"/>
        <w:rPr>
          <w:rFonts w:ascii="Times New Roman" w:hAnsi="Times New Roman"/>
          <w:b/>
          <w:sz w:val="22"/>
          <w:szCs w:val="22"/>
        </w:rPr>
      </w:pPr>
      <w:r>
        <w:rPr>
          <w:rFonts w:ascii="Times New Roman" w:hAnsi="Times New Roman"/>
          <w:b/>
          <w:sz w:val="22"/>
          <w:szCs w:val="22"/>
        </w:rPr>
        <w:t>AFINITI GROWTH FOUNDATION SPRINT</w:t>
      </w:r>
    </w:p>
    <w:p w14:paraId="2DE410F5" w14:textId="77777777" w:rsidR="00CB651D" w:rsidRPr="00CA7525" w:rsidRDefault="00CB651D" w:rsidP="00CB651D">
      <w:pPr>
        <w:pStyle w:val="PlainText"/>
        <w:rPr>
          <w:rFonts w:ascii="Times New Roman" w:hAnsi="Times New Roman"/>
          <w:sz w:val="22"/>
          <w:szCs w:val="22"/>
        </w:rPr>
      </w:pPr>
    </w:p>
    <w:p w14:paraId="216B54A2" w14:textId="719DD068" w:rsidR="00CB651D" w:rsidRPr="00CA7525" w:rsidRDefault="00CB651D" w:rsidP="00CB651D">
      <w:pPr>
        <w:pStyle w:val="PlainText"/>
        <w:jc w:val="both"/>
        <w:rPr>
          <w:rFonts w:ascii="Times New Roman" w:hAnsi="Times New Roman"/>
          <w:sz w:val="22"/>
          <w:szCs w:val="22"/>
        </w:rPr>
      </w:pPr>
      <w:r w:rsidRPr="4242C14F">
        <w:rPr>
          <w:rFonts w:ascii="Times New Roman" w:hAnsi="Times New Roman"/>
          <w:sz w:val="22"/>
          <w:szCs w:val="22"/>
        </w:rPr>
        <w:t>THIS STATEMENT OF WORK (the “</w:t>
      </w:r>
      <w:r w:rsidRPr="00CB651D">
        <w:rPr>
          <w:rFonts w:ascii="Times New Roman" w:hAnsi="Times New Roman"/>
          <w:b/>
          <w:bCs/>
          <w:sz w:val="22"/>
          <w:szCs w:val="22"/>
          <w:u w:val="single"/>
        </w:rPr>
        <w:t>Statement of Work</w:t>
      </w:r>
      <w:r w:rsidRPr="4242C14F">
        <w:rPr>
          <w:rFonts w:ascii="Times New Roman" w:hAnsi="Times New Roman"/>
          <w:sz w:val="22"/>
          <w:szCs w:val="22"/>
        </w:rPr>
        <w:t xml:space="preserve">”) by and between </w:t>
      </w:r>
      <w:proofErr w:type="spellStart"/>
      <w:r w:rsidRPr="4242C14F">
        <w:rPr>
          <w:rFonts w:ascii="Times New Roman" w:hAnsi="Times New Roman"/>
          <w:sz w:val="22"/>
          <w:szCs w:val="22"/>
        </w:rPr>
        <w:t>Afiniti</w:t>
      </w:r>
      <w:proofErr w:type="spellEnd"/>
      <w:r w:rsidRPr="4242C14F">
        <w:rPr>
          <w:rFonts w:ascii="Times New Roman" w:hAnsi="Times New Roman"/>
          <w:sz w:val="22"/>
          <w:szCs w:val="22"/>
        </w:rPr>
        <w:t xml:space="preserve"> </w:t>
      </w:r>
      <w:r>
        <w:rPr>
          <w:rFonts w:ascii="Times New Roman" w:hAnsi="Times New Roman"/>
          <w:sz w:val="22"/>
          <w:szCs w:val="22"/>
        </w:rPr>
        <w:t>Inc.</w:t>
      </w:r>
      <w:r w:rsidRPr="4242C14F">
        <w:rPr>
          <w:rFonts w:ascii="Times New Roman" w:hAnsi="Times New Roman"/>
          <w:sz w:val="22"/>
          <w:szCs w:val="22"/>
        </w:rPr>
        <w:t>, (“</w:t>
      </w:r>
      <w:r w:rsidRPr="4242C14F">
        <w:rPr>
          <w:rFonts w:ascii="Times New Roman" w:hAnsi="Times New Roman"/>
          <w:sz w:val="22"/>
          <w:szCs w:val="22"/>
          <w:u w:val="single"/>
        </w:rPr>
        <w:t>Company</w:t>
      </w:r>
      <w:r w:rsidRPr="4242C14F">
        <w:rPr>
          <w:rFonts w:ascii="Times New Roman" w:hAnsi="Times New Roman"/>
          <w:sz w:val="22"/>
          <w:szCs w:val="22"/>
        </w:rPr>
        <w:t xml:space="preserve">”) and </w:t>
      </w:r>
      <w:r>
        <w:rPr>
          <w:rFonts w:ascii="Times New Roman" w:hAnsi="Times New Roman"/>
          <w:sz w:val="22"/>
          <w:szCs w:val="22"/>
        </w:rPr>
        <w:t xml:space="preserve">Nick Talbert d/b/a </w:t>
      </w:r>
      <w:proofErr w:type="spellStart"/>
      <w:r>
        <w:rPr>
          <w:rFonts w:ascii="Times New Roman" w:hAnsi="Times New Roman"/>
          <w:sz w:val="22"/>
          <w:szCs w:val="22"/>
        </w:rPr>
        <w:t>Strategnik</w:t>
      </w:r>
      <w:proofErr w:type="spellEnd"/>
      <w:r w:rsidRPr="4242C14F">
        <w:rPr>
          <w:rFonts w:ascii="Times New Roman" w:hAnsi="Times New Roman"/>
          <w:sz w:val="22"/>
          <w:szCs w:val="22"/>
        </w:rPr>
        <w:t xml:space="preserve"> (“</w:t>
      </w:r>
      <w:r w:rsidRPr="00CB651D">
        <w:rPr>
          <w:rFonts w:ascii="Times New Roman" w:hAnsi="Times New Roman"/>
          <w:b/>
          <w:bCs/>
          <w:sz w:val="22"/>
          <w:szCs w:val="22"/>
          <w:u w:val="single"/>
        </w:rPr>
        <w:t>Service Provider</w:t>
      </w:r>
      <w:r w:rsidRPr="4242C14F">
        <w:rPr>
          <w:rFonts w:ascii="Times New Roman" w:hAnsi="Times New Roman"/>
          <w:sz w:val="22"/>
          <w:szCs w:val="22"/>
        </w:rPr>
        <w:t xml:space="preserve">”) is effective as of the last date of signature below, and upon execution will be incorporated into the Master Services Agreement between Company and Service Provider dated </w:t>
      </w:r>
      <w:r w:rsidRPr="4242C14F">
        <w:rPr>
          <w:rFonts w:ascii="Times New Roman" w:hAnsi="Times New Roman"/>
          <w:sz w:val="22"/>
          <w:szCs w:val="22"/>
          <w:highlight w:val="yellow"/>
        </w:rPr>
        <w:t>[EFFECTIVE DATE OF MASTER SERVICES AGREEMENT]</w:t>
      </w:r>
      <w:r w:rsidRPr="4242C14F">
        <w:rPr>
          <w:rFonts w:ascii="Times New Roman" w:hAnsi="Times New Roman"/>
          <w:sz w:val="22"/>
          <w:szCs w:val="22"/>
        </w:rPr>
        <w:t xml:space="preserve"> (the “</w:t>
      </w:r>
      <w:r w:rsidRPr="4242C14F">
        <w:rPr>
          <w:rFonts w:ascii="Times New Roman" w:hAnsi="Times New Roman"/>
          <w:sz w:val="22"/>
          <w:szCs w:val="22"/>
          <w:u w:val="single"/>
        </w:rPr>
        <w:t>Agreement</w:t>
      </w:r>
      <w:r w:rsidRPr="4242C14F">
        <w:rPr>
          <w:rFonts w:ascii="Times New Roman" w:hAnsi="Times New Roman"/>
          <w:sz w:val="22"/>
          <w:szCs w:val="22"/>
        </w:rPr>
        <w:t>”).  Capitalized terms used in this Statement of Work will have the same meaning as set forth in the Agreement.</w:t>
      </w:r>
    </w:p>
    <w:p w14:paraId="2D9A8539" w14:textId="77777777" w:rsidR="00CB651D" w:rsidRPr="00CA7525" w:rsidRDefault="00CB651D" w:rsidP="00CB651D">
      <w:pPr>
        <w:pStyle w:val="PlainText"/>
        <w:jc w:val="both"/>
        <w:rPr>
          <w:rFonts w:ascii="Times New Roman" w:hAnsi="Times New Roman"/>
          <w:sz w:val="22"/>
          <w:szCs w:val="22"/>
        </w:rPr>
      </w:pPr>
    </w:p>
    <w:p w14:paraId="1BF5A24B" w14:textId="77777777" w:rsidR="00CB651D" w:rsidRPr="00CA7525" w:rsidRDefault="00CB651D" w:rsidP="00CB651D">
      <w:pPr>
        <w:pStyle w:val="PlainText"/>
        <w:jc w:val="both"/>
        <w:rPr>
          <w:rFonts w:ascii="Times New Roman" w:hAnsi="Times New Roman"/>
          <w:sz w:val="22"/>
          <w:szCs w:val="22"/>
        </w:rPr>
      </w:pPr>
      <w:r>
        <w:rPr>
          <w:rFonts w:ascii="Times New Roman" w:hAnsi="Times New Roman"/>
          <w:sz w:val="22"/>
          <w:szCs w:val="22"/>
        </w:rPr>
        <w:t>Company</w:t>
      </w:r>
      <w:r w:rsidRPr="00CA7525">
        <w:rPr>
          <w:rFonts w:ascii="Times New Roman" w:hAnsi="Times New Roman"/>
          <w:sz w:val="22"/>
          <w:szCs w:val="22"/>
        </w:rPr>
        <w:t xml:space="preserve"> hereby engages Service Provider to provide Services, as follows:</w:t>
      </w:r>
    </w:p>
    <w:p w14:paraId="395FCEC5" w14:textId="77777777" w:rsidR="00CB651D" w:rsidRPr="00CA7525" w:rsidRDefault="00CB651D" w:rsidP="00CB651D">
      <w:pPr>
        <w:pStyle w:val="PlainText"/>
        <w:jc w:val="both"/>
        <w:rPr>
          <w:rFonts w:ascii="Times New Roman" w:hAnsi="Times New Roman"/>
          <w:sz w:val="22"/>
          <w:szCs w:val="22"/>
        </w:rPr>
      </w:pPr>
    </w:p>
    <w:p w14:paraId="2B8C25E6" w14:textId="4FAC2C4F" w:rsidR="00CB651D" w:rsidRPr="00CA7525" w:rsidRDefault="00CB651D" w:rsidP="00CB651D">
      <w:pPr>
        <w:pStyle w:val="PlainText"/>
        <w:numPr>
          <w:ilvl w:val="0"/>
          <w:numId w:val="1"/>
        </w:numPr>
        <w:jc w:val="both"/>
        <w:rPr>
          <w:rFonts w:ascii="Times New Roman" w:hAnsi="Times New Roman"/>
          <w:sz w:val="22"/>
          <w:szCs w:val="22"/>
        </w:rPr>
      </w:pPr>
      <w:r w:rsidRPr="00CA7525">
        <w:rPr>
          <w:rFonts w:ascii="Times New Roman" w:hAnsi="Times New Roman"/>
          <w:b/>
          <w:sz w:val="22"/>
          <w:szCs w:val="22"/>
        </w:rPr>
        <w:t>Services.</w:t>
      </w:r>
      <w:r w:rsidRPr="00CA7525">
        <w:rPr>
          <w:rFonts w:ascii="Times New Roman" w:hAnsi="Times New Roman"/>
          <w:sz w:val="22"/>
          <w:szCs w:val="22"/>
        </w:rPr>
        <w:t xml:space="preserve">  Service Provider will provide the following Services</w:t>
      </w:r>
      <w:r>
        <w:rPr>
          <w:rFonts w:ascii="Times New Roman" w:hAnsi="Times New Roman"/>
          <w:sz w:val="22"/>
          <w:szCs w:val="22"/>
        </w:rPr>
        <w:t xml:space="preserve"> and Materials</w:t>
      </w:r>
      <w:r w:rsidRPr="00CA7525">
        <w:rPr>
          <w:rFonts w:ascii="Times New Roman" w:hAnsi="Times New Roman"/>
          <w:sz w:val="22"/>
          <w:szCs w:val="22"/>
        </w:rPr>
        <w:t xml:space="preserve"> to </w:t>
      </w:r>
      <w:r>
        <w:rPr>
          <w:rFonts w:ascii="Times New Roman" w:hAnsi="Times New Roman"/>
          <w:sz w:val="22"/>
          <w:szCs w:val="22"/>
        </w:rPr>
        <w:t>Company</w:t>
      </w:r>
      <w:r w:rsidRPr="00CA7525">
        <w:rPr>
          <w:rFonts w:ascii="Times New Roman" w:hAnsi="Times New Roman"/>
          <w:sz w:val="22"/>
          <w:szCs w:val="22"/>
        </w:rPr>
        <w:t>:</w:t>
      </w:r>
    </w:p>
    <w:p w14:paraId="6D423D15" w14:textId="77777777" w:rsidR="00CB651D" w:rsidRDefault="00CB651D" w:rsidP="00CB651D">
      <w:pPr>
        <w:pStyle w:val="PlainText"/>
        <w:jc w:val="both"/>
        <w:rPr>
          <w:rFonts w:ascii="Times New Roman" w:hAnsi="Times New Roman"/>
          <w:i/>
          <w:sz w:val="22"/>
          <w:szCs w:val="22"/>
        </w:rPr>
      </w:pPr>
    </w:p>
    <w:p w14:paraId="20B83F6B" w14:textId="77777777" w:rsidR="00CB651D" w:rsidRDefault="00CB651D" w:rsidP="00CB651D">
      <w:pPr>
        <w:spacing w:before="80" w:after="80"/>
        <w:jc w:val="both"/>
      </w:pPr>
      <w:r>
        <w:rPr>
          <w:color w:val="555555"/>
        </w:rPr>
        <w:t xml:space="preserve">This Statement of Work covers a 4-week foundation sprint to establish the analytics infrastructure, SEO foundation, content strategy, ABM campaign architecture, and nurture program that </w:t>
      </w:r>
      <w:proofErr w:type="spellStart"/>
      <w:r>
        <w:rPr>
          <w:color w:val="555555"/>
        </w:rPr>
        <w:t>Afiniti</w:t>
      </w:r>
      <w:proofErr w:type="spellEnd"/>
      <w:r>
        <w:rPr>
          <w:color w:val="555555"/>
        </w:rPr>
        <w:t xml:space="preserve"> needs to become visible in both traditional and AI-powered search.</w:t>
      </w:r>
    </w:p>
    <w:p w14:paraId="5765C0D7" w14:textId="77777777" w:rsidR="00CB651D" w:rsidRDefault="00CB651D" w:rsidP="00CB651D">
      <w:pPr>
        <w:spacing w:before="80"/>
        <w:jc w:val="both"/>
      </w:pPr>
    </w:p>
    <w:p w14:paraId="75A3D131" w14:textId="77777777" w:rsidR="00CB651D" w:rsidRDefault="00CB651D" w:rsidP="00CB651D">
      <w:pPr>
        <w:spacing w:before="80" w:after="80"/>
        <w:jc w:val="both"/>
      </w:pPr>
      <w:r>
        <w:rPr>
          <w:color w:val="555555"/>
        </w:rPr>
        <w:t xml:space="preserve">Key principle: </w:t>
      </w:r>
      <w:proofErr w:type="spellStart"/>
      <w:r>
        <w:rPr>
          <w:color w:val="555555"/>
        </w:rPr>
        <w:t>Strategnik</w:t>
      </w:r>
      <w:proofErr w:type="spellEnd"/>
      <w:r>
        <w:rPr>
          <w:color w:val="555555"/>
        </w:rPr>
        <w:t xml:space="preserve"> delivers strategy, frameworks, specifications, campaign architecture, analytics configuration, and step-by-step written setup guides and tutorials for every technology platform </w:t>
      </w:r>
      <w:proofErr w:type="spellStart"/>
      <w:r>
        <w:rPr>
          <w:color w:val="555555"/>
        </w:rPr>
        <w:t>Afiniti's</w:t>
      </w:r>
      <w:proofErr w:type="spellEnd"/>
      <w:r>
        <w:rPr>
          <w:color w:val="555555"/>
        </w:rPr>
        <w:t xml:space="preserve"> team needs to operate. </w:t>
      </w:r>
      <w:proofErr w:type="spellStart"/>
      <w:r>
        <w:rPr>
          <w:color w:val="555555"/>
        </w:rPr>
        <w:t>Strategnik</w:t>
      </w:r>
      <w:proofErr w:type="spellEnd"/>
      <w:r>
        <w:rPr>
          <w:color w:val="555555"/>
        </w:rPr>
        <w:t xml:space="preserve"> does not set up, configure, or deploy ad platforms, email platforms, or CRM/form systems. </w:t>
      </w:r>
      <w:proofErr w:type="spellStart"/>
      <w:r>
        <w:rPr>
          <w:color w:val="555555"/>
        </w:rPr>
        <w:t>Afiniti's</w:t>
      </w:r>
      <w:proofErr w:type="spellEnd"/>
      <w:r>
        <w:rPr>
          <w:color w:val="555555"/>
        </w:rPr>
        <w:t xml:space="preserve"> team executes all platform setup and ongoing implementation — including WordPress publishing, ad platform configuration, MailChimp deployment, Salesforce/form integration, creative production, and target account research — using </w:t>
      </w:r>
      <w:proofErr w:type="spellStart"/>
      <w:r>
        <w:rPr>
          <w:color w:val="555555"/>
        </w:rPr>
        <w:t>Strategnik's</w:t>
      </w:r>
      <w:proofErr w:type="spellEnd"/>
      <w:r>
        <w:rPr>
          <w:color w:val="555555"/>
        </w:rPr>
        <w:t xml:space="preserve"> written guides and specifications. </w:t>
      </w:r>
      <w:proofErr w:type="spellStart"/>
      <w:r>
        <w:rPr>
          <w:color w:val="555555"/>
        </w:rPr>
        <w:t>Afiniti</w:t>
      </w:r>
      <w:proofErr w:type="spellEnd"/>
      <w:r>
        <w:rPr>
          <w:color w:val="555555"/>
        </w:rPr>
        <w:t xml:space="preserve"> owns all platform accounts, media spend, and billing credentials.</w:t>
      </w:r>
    </w:p>
    <w:p w14:paraId="289D43E2" w14:textId="77777777" w:rsidR="00CB651D" w:rsidRDefault="00CB651D" w:rsidP="00CB651D">
      <w:pPr>
        <w:spacing w:before="120"/>
      </w:pPr>
    </w:p>
    <w:p w14:paraId="3441EAFA" w14:textId="77777777" w:rsidR="00CB651D" w:rsidRDefault="00CB651D" w:rsidP="00CB651D">
      <w:pPr>
        <w:pStyle w:val="Heading1"/>
        <w:pBdr>
          <w:bottom w:val="single" w:sz="6" w:space="4" w:color="1F3B6E"/>
        </w:pBdr>
      </w:pPr>
      <w:r>
        <w:t>Engagement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700"/>
        <w:gridCol w:w="1900"/>
        <w:gridCol w:w="1600"/>
      </w:tblGrid>
      <w:tr w:rsidR="00CB651D" w14:paraId="5A8D5306" w14:textId="77777777" w:rsidTr="0024289A">
        <w:trPr>
          <w:tblHeader/>
        </w:trPr>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E0434C" w14:textId="77777777" w:rsidR="00CB651D" w:rsidRDefault="00CB651D" w:rsidP="0024289A">
            <w:r>
              <w:rPr>
                <w:b/>
                <w:bCs/>
                <w:color w:val="1F3B6E"/>
                <w:sz w:val="19"/>
                <w:szCs w:val="19"/>
              </w:rPr>
              <w:t>Workstream</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82A994" w14:textId="77777777" w:rsidR="00CB651D" w:rsidRDefault="00CB651D" w:rsidP="0024289A">
            <w:r>
              <w:rPr>
                <w:b/>
                <w:bCs/>
                <w:color w:val="1F3B6E"/>
                <w:sz w:val="19"/>
                <w:szCs w:val="19"/>
              </w:rPr>
              <w:t>Hour Range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B06CFA" w14:textId="77777777" w:rsidR="00CB651D" w:rsidRDefault="00CB651D" w:rsidP="0024289A">
            <w:r>
              <w:rPr>
                <w:b/>
                <w:bCs/>
                <w:color w:val="1F3B6E"/>
                <w:sz w:val="19"/>
                <w:szCs w:val="19"/>
              </w:rPr>
              <w:t>Cost Range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51A755" w14:textId="77777777" w:rsidR="00CB651D" w:rsidRDefault="00CB651D" w:rsidP="0024289A">
            <w:r>
              <w:rPr>
                <w:b/>
                <w:bCs/>
                <w:color w:val="1F3B6E"/>
                <w:sz w:val="19"/>
                <w:szCs w:val="19"/>
              </w:rPr>
              <w:t>Weeks</w:t>
            </w:r>
          </w:p>
        </w:tc>
      </w:tr>
      <w:tr w:rsidR="00CB651D" w14:paraId="25BB4BBD" w14:textId="77777777" w:rsidTr="0024289A">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03A3" w14:textId="77777777" w:rsidR="00CB651D" w:rsidRDefault="00CB651D" w:rsidP="0024289A">
            <w:r>
              <w:rPr>
                <w:color w:val="555555"/>
                <w:sz w:val="19"/>
                <w:szCs w:val="19"/>
              </w:rPr>
              <w:t>SEO + Schema + Analytics Infrastructure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8B16" w14:textId="77777777" w:rsidR="00CB651D" w:rsidRDefault="00CB651D" w:rsidP="0024289A">
            <w:r>
              <w:rPr>
                <w:color w:val="555555"/>
                <w:sz w:val="19"/>
                <w:szCs w:val="19"/>
              </w:rPr>
              <w:t xml:space="preserve">28–34 </w:t>
            </w:r>
            <w:proofErr w:type="spellStart"/>
            <w:r>
              <w:rPr>
                <w:color w:val="555555"/>
                <w:sz w:val="19"/>
                <w:szCs w:val="19"/>
              </w:rPr>
              <w:t>hrs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A309" w14:textId="77777777" w:rsidR="00CB651D" w:rsidRDefault="00CB651D" w:rsidP="0024289A">
            <w:r>
              <w:rPr>
                <w:color w:val="555555"/>
                <w:sz w:val="19"/>
                <w:szCs w:val="19"/>
              </w:rPr>
              <w:t>$5,600–$6,800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A5428" w14:textId="77777777" w:rsidR="00CB651D" w:rsidRDefault="00CB651D" w:rsidP="0024289A">
            <w:r>
              <w:rPr>
                <w:color w:val="555555"/>
                <w:sz w:val="19"/>
                <w:szCs w:val="19"/>
              </w:rPr>
              <w:t>1–2</w:t>
            </w:r>
          </w:p>
        </w:tc>
      </w:tr>
      <w:tr w:rsidR="00CB651D" w14:paraId="028A37BA" w14:textId="77777777" w:rsidTr="0024289A">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56E5" w14:textId="77777777" w:rsidR="00CB651D" w:rsidRDefault="00CB651D" w:rsidP="0024289A">
            <w:r>
              <w:rPr>
                <w:color w:val="555555"/>
                <w:sz w:val="19"/>
                <w:szCs w:val="19"/>
              </w:rPr>
              <w:t>Content Strategy + Editorial Architecture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62BC" w14:textId="77777777" w:rsidR="00CB651D" w:rsidRDefault="00CB651D" w:rsidP="0024289A">
            <w:r>
              <w:rPr>
                <w:color w:val="555555"/>
                <w:sz w:val="19"/>
                <w:szCs w:val="19"/>
              </w:rPr>
              <w:t xml:space="preserve">27–34 </w:t>
            </w:r>
            <w:proofErr w:type="spellStart"/>
            <w:r>
              <w:rPr>
                <w:color w:val="555555"/>
                <w:sz w:val="19"/>
                <w:szCs w:val="19"/>
              </w:rPr>
              <w:t>hrs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B471" w14:textId="77777777" w:rsidR="00CB651D" w:rsidRDefault="00CB651D" w:rsidP="0024289A">
            <w:r>
              <w:rPr>
                <w:color w:val="555555"/>
                <w:sz w:val="19"/>
                <w:szCs w:val="19"/>
              </w:rPr>
              <w:t>$5,400–$6,800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2D57" w14:textId="77777777" w:rsidR="00CB651D" w:rsidRDefault="00CB651D" w:rsidP="0024289A">
            <w:r>
              <w:rPr>
                <w:color w:val="555555"/>
                <w:sz w:val="19"/>
                <w:szCs w:val="19"/>
              </w:rPr>
              <w:t>1–4</w:t>
            </w:r>
          </w:p>
        </w:tc>
      </w:tr>
      <w:tr w:rsidR="00CB651D" w14:paraId="22B3B6A9" w14:textId="77777777" w:rsidTr="0024289A">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9B3D" w14:textId="77777777" w:rsidR="00CB651D" w:rsidRDefault="00CB651D" w:rsidP="0024289A">
            <w:r>
              <w:rPr>
                <w:color w:val="555555"/>
                <w:sz w:val="19"/>
                <w:szCs w:val="19"/>
              </w:rPr>
              <w:t>ABM Program + Campaign Architecture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81D46" w14:textId="77777777" w:rsidR="00CB651D" w:rsidRDefault="00CB651D" w:rsidP="0024289A">
            <w:r>
              <w:rPr>
                <w:color w:val="555555"/>
                <w:sz w:val="19"/>
                <w:szCs w:val="19"/>
              </w:rPr>
              <w:t xml:space="preserve">32–40 </w:t>
            </w:r>
            <w:proofErr w:type="spellStart"/>
            <w:r>
              <w:rPr>
                <w:color w:val="555555"/>
                <w:sz w:val="19"/>
                <w:szCs w:val="19"/>
              </w:rPr>
              <w:t>hrs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7D40C" w14:textId="77777777" w:rsidR="00CB651D" w:rsidRDefault="00CB651D" w:rsidP="0024289A">
            <w:r>
              <w:rPr>
                <w:color w:val="555555"/>
                <w:sz w:val="19"/>
                <w:szCs w:val="19"/>
              </w:rPr>
              <w:t>$6,400–$8,000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EA1D8" w14:textId="77777777" w:rsidR="00CB651D" w:rsidRDefault="00CB651D" w:rsidP="0024289A">
            <w:r>
              <w:rPr>
                <w:color w:val="555555"/>
                <w:sz w:val="19"/>
                <w:szCs w:val="19"/>
              </w:rPr>
              <w:t>2–4</w:t>
            </w:r>
          </w:p>
        </w:tc>
      </w:tr>
      <w:tr w:rsidR="00CB651D" w14:paraId="58C38775" w14:textId="77777777" w:rsidTr="0024289A">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270B" w14:textId="77777777" w:rsidR="00CB651D" w:rsidRDefault="00CB651D" w:rsidP="0024289A">
            <w:r>
              <w:rPr>
                <w:color w:val="555555"/>
                <w:sz w:val="19"/>
                <w:szCs w:val="19"/>
              </w:rPr>
              <w:t>Nurture Program Design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ACEF" w14:textId="77777777" w:rsidR="00CB651D" w:rsidRDefault="00CB651D" w:rsidP="0024289A">
            <w:r>
              <w:rPr>
                <w:color w:val="555555"/>
                <w:sz w:val="19"/>
                <w:szCs w:val="19"/>
              </w:rPr>
              <w:t xml:space="preserve">12–16 </w:t>
            </w:r>
            <w:proofErr w:type="spellStart"/>
            <w:r>
              <w:rPr>
                <w:color w:val="555555"/>
                <w:sz w:val="19"/>
                <w:szCs w:val="19"/>
              </w:rPr>
              <w:t>hrs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21CB" w14:textId="77777777" w:rsidR="00CB651D" w:rsidRDefault="00CB651D" w:rsidP="0024289A">
            <w:r>
              <w:rPr>
                <w:color w:val="555555"/>
                <w:sz w:val="19"/>
                <w:szCs w:val="19"/>
              </w:rPr>
              <w:t>$2,400–$3,200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41D5" w14:textId="77777777" w:rsidR="00CB651D" w:rsidRDefault="00CB651D" w:rsidP="0024289A">
            <w:r>
              <w:rPr>
                <w:color w:val="555555"/>
                <w:sz w:val="19"/>
                <w:szCs w:val="19"/>
              </w:rPr>
              <w:t>3–4</w:t>
            </w:r>
          </w:p>
        </w:tc>
      </w:tr>
      <w:tr w:rsidR="00CB651D" w14:paraId="0EF6E75A" w14:textId="77777777" w:rsidTr="0024289A">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06FBD" w14:textId="77777777" w:rsidR="00CB651D" w:rsidRDefault="00CB651D" w:rsidP="0024289A">
            <w:r>
              <w:rPr>
                <w:color w:val="555555"/>
                <w:sz w:val="19"/>
                <w:szCs w:val="19"/>
              </w:rPr>
              <w:t>Project Management + Onboarding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B9681" w14:textId="77777777" w:rsidR="00CB651D" w:rsidRDefault="00CB651D" w:rsidP="0024289A">
            <w:r>
              <w:rPr>
                <w:color w:val="555555"/>
                <w:sz w:val="19"/>
                <w:szCs w:val="19"/>
              </w:rPr>
              <w:t xml:space="preserve">17–21 </w:t>
            </w:r>
            <w:proofErr w:type="spellStart"/>
            <w:r>
              <w:rPr>
                <w:color w:val="555555"/>
                <w:sz w:val="19"/>
                <w:szCs w:val="19"/>
              </w:rPr>
              <w:t>hrs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9B78" w14:textId="77777777" w:rsidR="00CB651D" w:rsidRDefault="00CB651D" w:rsidP="0024289A">
            <w:r>
              <w:rPr>
                <w:color w:val="555555"/>
                <w:sz w:val="19"/>
                <w:szCs w:val="19"/>
              </w:rPr>
              <w:t>$3,400–$4,200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E24CF" w14:textId="77777777" w:rsidR="00CB651D" w:rsidRDefault="00CB651D" w:rsidP="0024289A">
            <w:r>
              <w:rPr>
                <w:color w:val="555555"/>
                <w:sz w:val="19"/>
                <w:szCs w:val="19"/>
              </w:rPr>
              <w:t>1–4</w:t>
            </w:r>
          </w:p>
        </w:tc>
      </w:tr>
      <w:tr w:rsidR="00CB651D" w14:paraId="2EF187DC" w14:textId="77777777" w:rsidTr="0024289A">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2C7B" w14:textId="77777777" w:rsidR="00CB651D" w:rsidRDefault="00CB651D" w:rsidP="0024289A">
            <w:r>
              <w:rPr>
                <w:b/>
                <w:bCs/>
                <w:color w:val="555555"/>
                <w:sz w:val="19"/>
                <w:szCs w:val="19"/>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3AC8" w14:textId="77777777" w:rsidR="00CB651D" w:rsidRDefault="00CB651D" w:rsidP="0024289A">
            <w:r>
              <w:rPr>
                <w:b/>
                <w:bCs/>
                <w:color w:val="555555"/>
                <w:sz w:val="19"/>
                <w:szCs w:val="19"/>
              </w:rPr>
              <w:t xml:space="preserve">116–141 </w:t>
            </w:r>
            <w:proofErr w:type="spellStart"/>
            <w:r>
              <w:rPr>
                <w:b/>
                <w:bCs/>
                <w:color w:val="555555"/>
                <w:sz w:val="19"/>
                <w:szCs w:val="19"/>
              </w:rPr>
              <w:t>hrs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CEB2A" w14:textId="77777777" w:rsidR="00CB651D" w:rsidRDefault="00CB651D" w:rsidP="0024289A">
            <w:r>
              <w:rPr>
                <w:b/>
                <w:bCs/>
                <w:color w:val="555555"/>
                <w:sz w:val="19"/>
                <w:szCs w:val="19"/>
              </w:rPr>
              <w:t>$23,200–$28,200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6824C" w14:textId="77777777" w:rsidR="00CB651D" w:rsidRDefault="00CB651D" w:rsidP="0024289A">
            <w:r>
              <w:rPr>
                <w:b/>
                <w:bCs/>
                <w:color w:val="555555"/>
                <w:sz w:val="19"/>
                <w:szCs w:val="19"/>
              </w:rPr>
              <w:t>4 weeks</w:t>
            </w:r>
          </w:p>
        </w:tc>
      </w:tr>
    </w:tbl>
    <w:p w14:paraId="02F5CC22" w14:textId="77777777" w:rsidR="00CB651D" w:rsidRDefault="00CB651D" w:rsidP="00CB651D">
      <w:pPr>
        <w:spacing w:before="80"/>
      </w:pPr>
    </w:p>
    <w:p w14:paraId="2AA4D339" w14:textId="77777777" w:rsidR="00CB651D" w:rsidRDefault="00CB651D" w:rsidP="00CB651D">
      <w:pPr>
        <w:shd w:val="clear" w:color="auto" w:fill="F5F5F5"/>
        <w:spacing w:before="100" w:after="100"/>
      </w:pPr>
      <w:r>
        <w:rPr>
          <w:i/>
          <w:iCs/>
          <w:color w:val="666666"/>
          <w:sz w:val="18"/>
          <w:szCs w:val="18"/>
        </w:rPr>
        <w:t>Midpoint estimate: ~128 hours / ~$25,600. Billed against actual hours worked with deliverable log. Target pace: ~30 hours/week, front-loaded.</w:t>
      </w:r>
    </w:p>
    <w:p w14:paraId="10480542" w14:textId="77777777" w:rsidR="00CB651D" w:rsidRDefault="00CB651D" w:rsidP="00CB651D">
      <w:pPr>
        <w:spacing w:before="120"/>
      </w:pPr>
    </w:p>
    <w:p w14:paraId="35FE6D66" w14:textId="77777777" w:rsidR="00CB651D" w:rsidRDefault="00CB651D" w:rsidP="00CB651D">
      <w:pPr>
        <w:pStyle w:val="Heading1"/>
        <w:pBdr>
          <w:bottom w:val="single" w:sz="6" w:space="4" w:color="1F3B6E"/>
        </w:pBdr>
      </w:pPr>
      <w:r>
        <w:lastRenderedPageBreak/>
        <w:t>Workstream 1: SEO + Schema + Analytics Infrastructure</w:t>
      </w:r>
    </w:p>
    <w:p w14:paraId="7CB7B346" w14:textId="77777777" w:rsidR="00CB651D" w:rsidRDefault="00CB651D" w:rsidP="00CB651D">
      <w:pPr>
        <w:spacing w:before="60" w:after="60"/>
      </w:pPr>
      <w:r>
        <w:rPr>
          <w:b/>
          <w:bCs/>
          <w:color w:val="222222"/>
        </w:rPr>
        <w:t xml:space="preserve">Estimated hours: </w:t>
      </w:r>
      <w:r>
        <w:rPr>
          <w:color w:val="555555"/>
        </w:rPr>
        <w:t>28–34 | Primary weeks: 1–2</w:t>
      </w:r>
    </w:p>
    <w:p w14:paraId="2E6580BD" w14:textId="77777777" w:rsidR="00CB651D" w:rsidRDefault="00CB651D" w:rsidP="00CB651D">
      <w:pPr>
        <w:spacing w:before="80" w:after="80"/>
      </w:pPr>
      <w:r>
        <w:rPr>
          <w:color w:val="555555"/>
        </w:rPr>
        <w:t>Audit existing site pages, deliver SEO restructuring specifications, write production-ready JSON-LD schema markup, and build GA4 + Google Tag Manager from scratch to establish the conversion tracking and audience optimization structure required for ABM and nurture campaigns.</w:t>
      </w:r>
    </w:p>
    <w:p w14:paraId="07089354" w14:textId="77777777" w:rsidR="00CB651D" w:rsidRDefault="00CB651D" w:rsidP="00CB65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51D" w14:paraId="1973560C" w14:textId="77777777" w:rsidTr="0024289A">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08A79F" w14:textId="77777777" w:rsidR="00CB651D" w:rsidRDefault="00CB651D" w:rsidP="0024289A">
            <w:proofErr w:type="spellStart"/>
            <w:r>
              <w:rPr>
                <w:b/>
                <w:bCs/>
                <w:color w:val="1F3B6E"/>
                <w:sz w:val="19"/>
                <w:szCs w:val="19"/>
              </w:rPr>
              <w:t>Strategnik</w:t>
            </w:r>
            <w:proofErr w:type="spellEnd"/>
            <w:r>
              <w:rPr>
                <w:b/>
                <w:bCs/>
                <w:color w:val="1F3B6E"/>
                <w:sz w:val="19"/>
                <w:szCs w:val="19"/>
              </w:rPr>
              <w:t xml:space="preserve"> Delivers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13821D" w14:textId="77777777" w:rsidR="00CB651D" w:rsidRDefault="00CB651D" w:rsidP="0024289A">
            <w:proofErr w:type="spellStart"/>
            <w:r>
              <w:rPr>
                <w:b/>
                <w:bCs/>
                <w:color w:val="1F3B6E"/>
                <w:sz w:val="19"/>
                <w:szCs w:val="19"/>
              </w:rPr>
              <w:t>Afiniti</w:t>
            </w:r>
            <w:proofErr w:type="spellEnd"/>
            <w:r>
              <w:rPr>
                <w:b/>
                <w:bCs/>
                <w:color w:val="1F3B6E"/>
                <w:sz w:val="19"/>
                <w:szCs w:val="19"/>
              </w:rPr>
              <w:t xml:space="preserve"> Executes</w:t>
            </w:r>
          </w:p>
        </w:tc>
      </w:tr>
      <w:tr w:rsidR="00CB651D" w14:paraId="7E63FD1F"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D715" w14:textId="77777777" w:rsidR="00CB651D" w:rsidRDefault="00CB651D" w:rsidP="0024289A">
            <w:r>
              <w:rPr>
                <w:color w:val="555555"/>
                <w:sz w:val="19"/>
                <w:szCs w:val="19"/>
              </w:rPr>
              <w:t>SEO Audit Template (spreadsheet): page-by-page scoring rubric with fields for title tag, meta description, H1/H2 structure, keyword density, internal links, and content gaps — with scoring criteria and a worked example row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0D4" w14:textId="77777777" w:rsidR="00CB651D" w:rsidRDefault="00CB651D" w:rsidP="0024289A">
            <w:r>
              <w:rPr>
                <w:color w:val="555555"/>
                <w:sz w:val="19"/>
                <w:szCs w:val="19"/>
              </w:rPr>
              <w:t>Complete one row per site page using the template and scoring rubric</w:t>
            </w:r>
          </w:p>
        </w:tc>
      </w:tr>
      <w:tr w:rsidR="00CB651D" w14:paraId="7B2B3FCB"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94FB" w14:textId="77777777" w:rsidR="00CB651D" w:rsidRDefault="00CB651D" w:rsidP="0024289A">
            <w:r>
              <w:rPr>
                <w:color w:val="555555"/>
                <w:sz w:val="19"/>
                <w:szCs w:val="19"/>
              </w:rPr>
              <w:t>SEO Strategic Review (PDF report): prioritized recommendations — page-level title/meta/heading rewrites, keyword targeting changes, internal linking map, and content gap analysis with priority ranking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A51A6" w14:textId="77777777" w:rsidR="00CB651D" w:rsidRDefault="00CB651D" w:rsidP="0024289A">
            <w:r>
              <w:rPr>
                <w:color w:val="555555"/>
                <w:sz w:val="19"/>
                <w:szCs w:val="19"/>
              </w:rPr>
              <w:t>Implement meta tag, heading, and content updates per the report's page-level specifications</w:t>
            </w:r>
          </w:p>
        </w:tc>
      </w:tr>
      <w:tr w:rsidR="00CB651D" w14:paraId="312ED9E8"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3D91" w14:textId="77777777" w:rsidR="00CB651D" w:rsidRDefault="00CB651D" w:rsidP="0024289A">
            <w:r>
              <w:rPr>
                <w:color w:val="555555"/>
                <w:sz w:val="19"/>
                <w:szCs w:val="19"/>
              </w:rPr>
              <w:t xml:space="preserve">JSON-LD Schema Code Files (code per page): production-ready structured data markup for each site page — Organization, </w:t>
            </w:r>
            <w:proofErr w:type="spellStart"/>
            <w:r>
              <w:rPr>
                <w:color w:val="555555"/>
                <w:sz w:val="19"/>
                <w:szCs w:val="19"/>
              </w:rPr>
              <w:t>FAQPage</w:t>
            </w:r>
            <w:proofErr w:type="spellEnd"/>
            <w:r>
              <w:rPr>
                <w:color w:val="555555"/>
                <w:sz w:val="19"/>
                <w:szCs w:val="19"/>
              </w:rPr>
              <w:t xml:space="preserve">, Article, </w:t>
            </w:r>
            <w:proofErr w:type="spellStart"/>
            <w:r>
              <w:rPr>
                <w:color w:val="555555"/>
                <w:sz w:val="19"/>
                <w:szCs w:val="19"/>
              </w:rPr>
              <w:t>BreadcrumbList</w:t>
            </w:r>
            <w:proofErr w:type="spellEnd"/>
            <w:r>
              <w:rPr>
                <w:color w:val="555555"/>
                <w:sz w:val="19"/>
                <w:szCs w:val="19"/>
              </w:rPr>
              <w:t xml:space="preserve">, and </w:t>
            </w:r>
            <w:proofErr w:type="spellStart"/>
            <w:r>
              <w:rPr>
                <w:color w:val="555555"/>
                <w:sz w:val="19"/>
                <w:szCs w:val="19"/>
              </w:rPr>
              <w:t>VideoObject</w:t>
            </w:r>
            <w:proofErr w:type="spellEnd"/>
            <w:r>
              <w:rPr>
                <w:color w:val="555555"/>
                <w:sz w:val="19"/>
                <w:szCs w:val="19"/>
              </w:rPr>
              <w:t xml:space="preserve"> types as applicable, validated against Google's Rich Results Test. Accompanied by a Schema Implementation Guide (PDF)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008" w14:textId="77777777" w:rsidR="00CB651D" w:rsidRDefault="00CB651D" w:rsidP="0024289A">
            <w:r>
              <w:rPr>
                <w:color w:val="555555"/>
                <w:sz w:val="19"/>
                <w:szCs w:val="19"/>
              </w:rPr>
              <w:t>Copy and paste schema code into each page's HTML head or WordPress custom field</w:t>
            </w:r>
          </w:p>
        </w:tc>
      </w:tr>
      <w:tr w:rsidR="00CB651D" w14:paraId="495CB50B"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A5931" w14:textId="77777777" w:rsidR="00CB651D" w:rsidRDefault="00CB651D" w:rsidP="0024289A">
            <w:r>
              <w:rPr>
                <w:color w:val="555555"/>
                <w:sz w:val="19"/>
                <w:szCs w:val="19"/>
              </w:rPr>
              <w:t>GA4 Property (live configuration): fully configured Google Analytics 4 property with data streams, events, conversions, audience definitions for remarketing, and cross-domain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CAAAF" w14:textId="77777777" w:rsidR="00CB651D" w:rsidRDefault="00CB651D" w:rsidP="0024289A">
            <w:r>
              <w:rPr>
                <w:color w:val="555555"/>
                <w:sz w:val="19"/>
                <w:szCs w:val="19"/>
              </w:rPr>
              <w:t>—</w:t>
            </w:r>
          </w:p>
        </w:tc>
      </w:tr>
      <w:tr w:rsidR="00CB651D" w14:paraId="194EDF14"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A4D0D" w14:textId="77777777" w:rsidR="00CB651D" w:rsidRDefault="00CB651D" w:rsidP="0024289A">
            <w:r>
              <w:rPr>
                <w:color w:val="555555"/>
                <w:sz w:val="19"/>
                <w:szCs w:val="19"/>
              </w:rPr>
              <w:t>GTM Container (live configuration): Google Tag Manager container with conversion event tags, custom triggers, variables, and audience-building tags — exported as a shareable container JSON. Accompanied by a GTM Installation Guide (PDF)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AAE56" w14:textId="77777777" w:rsidR="00CB651D" w:rsidRDefault="00CB651D" w:rsidP="0024289A">
            <w:r>
              <w:rPr>
                <w:color w:val="555555"/>
                <w:sz w:val="19"/>
                <w:szCs w:val="19"/>
              </w:rPr>
              <w:t>Install GTM container snippet in site header/footer per provided instructions</w:t>
            </w:r>
          </w:p>
        </w:tc>
      </w:tr>
      <w:tr w:rsidR="00CB651D" w14:paraId="6857BCDF"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0C0D6" w14:textId="77777777" w:rsidR="00CB651D" w:rsidRDefault="00CB651D" w:rsidP="0024289A">
            <w:r>
              <w:rPr>
                <w:color w:val="555555"/>
                <w:sz w:val="19"/>
                <w:szCs w:val="19"/>
              </w:rPr>
              <w:t>Conversion Tracking Architecture (PDF diagram): visual map of all tracked events, their triggers, which GA4 goals they feed, and which audiences they build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2788E" w14:textId="77777777" w:rsidR="00CB651D" w:rsidRDefault="00CB651D" w:rsidP="0024289A">
            <w:r>
              <w:rPr>
                <w:color w:val="555555"/>
                <w:sz w:val="19"/>
                <w:szCs w:val="19"/>
              </w:rPr>
              <w:t>—</w:t>
            </w:r>
          </w:p>
        </w:tc>
      </w:tr>
      <w:tr w:rsidR="00CB651D" w14:paraId="2FBF687E"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5AD54" w14:textId="77777777" w:rsidR="00CB651D" w:rsidRDefault="00CB651D" w:rsidP="0024289A">
            <w:r>
              <w:rPr>
                <w:color w:val="555555"/>
                <w:sz w:val="19"/>
                <w:szCs w:val="19"/>
              </w:rPr>
              <w:t xml:space="preserve">SEO Plugin Configuration Spec (PDF): step-by-step Yoast or </w:t>
            </w:r>
            <w:proofErr w:type="spellStart"/>
            <w:r>
              <w:rPr>
                <w:color w:val="555555"/>
                <w:sz w:val="19"/>
                <w:szCs w:val="19"/>
              </w:rPr>
              <w:t>RankMath</w:t>
            </w:r>
            <w:proofErr w:type="spellEnd"/>
            <w:r>
              <w:rPr>
                <w:color w:val="555555"/>
                <w:sz w:val="19"/>
                <w:szCs w:val="19"/>
              </w:rPr>
              <w:t xml:space="preserve"> settings document with screenshots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1BB9" w14:textId="77777777" w:rsidR="00CB651D" w:rsidRDefault="00CB651D" w:rsidP="0024289A">
            <w:r>
              <w:rPr>
                <w:color w:val="555555"/>
                <w:sz w:val="19"/>
                <w:szCs w:val="19"/>
              </w:rPr>
              <w:t>Install plugin and configure settings per the spec document</w:t>
            </w:r>
          </w:p>
        </w:tc>
      </w:tr>
      <w:tr w:rsidR="00CB651D" w14:paraId="450A7746"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86CE8" w14:textId="77777777" w:rsidR="00CB651D" w:rsidRDefault="00CB651D" w:rsidP="0024289A">
            <w:r>
              <w:rPr>
                <w:color w:val="555555"/>
                <w:sz w:val="19"/>
                <w:szCs w:val="19"/>
              </w:rPr>
              <w:t>AI Crawler Access Audit (PDF checklist): current robots.txt review, recommended directives for OAI-</w:t>
            </w:r>
            <w:proofErr w:type="spellStart"/>
            <w:r>
              <w:rPr>
                <w:color w:val="555555"/>
                <w:sz w:val="19"/>
                <w:szCs w:val="19"/>
              </w:rPr>
              <w:t>SearchBot</w:t>
            </w:r>
            <w:proofErr w:type="spellEnd"/>
            <w:r>
              <w:rPr>
                <w:color w:val="555555"/>
                <w:sz w:val="19"/>
                <w:szCs w:val="19"/>
              </w:rPr>
              <w:t xml:space="preserve">, </w:t>
            </w:r>
            <w:proofErr w:type="spellStart"/>
            <w:r>
              <w:rPr>
                <w:color w:val="555555"/>
                <w:sz w:val="19"/>
                <w:szCs w:val="19"/>
              </w:rPr>
              <w:t>PerplexityBot</w:t>
            </w:r>
            <w:proofErr w:type="spellEnd"/>
            <w:r>
              <w:rPr>
                <w:color w:val="555555"/>
                <w:sz w:val="19"/>
                <w:szCs w:val="19"/>
              </w:rPr>
              <w:t xml:space="preserve">, </w:t>
            </w:r>
            <w:proofErr w:type="spellStart"/>
            <w:r>
              <w:rPr>
                <w:color w:val="555555"/>
                <w:sz w:val="19"/>
                <w:szCs w:val="19"/>
              </w:rPr>
              <w:t>ClaudeBot</w:t>
            </w:r>
            <w:proofErr w:type="spellEnd"/>
            <w:r>
              <w:rPr>
                <w:color w:val="555555"/>
                <w:sz w:val="19"/>
                <w:szCs w:val="19"/>
              </w:rPr>
              <w:t>, and Googlebot, plus sitemap submission checklist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F6E5" w14:textId="77777777" w:rsidR="00CB651D" w:rsidRDefault="00CB651D" w:rsidP="0024289A">
            <w:r>
              <w:rPr>
                <w:color w:val="555555"/>
                <w:sz w:val="19"/>
                <w:szCs w:val="19"/>
              </w:rPr>
              <w:t>Update robots.txt and submit sitemaps per checklist</w:t>
            </w:r>
          </w:p>
        </w:tc>
      </w:tr>
      <w:tr w:rsidR="00CB651D" w14:paraId="2E61E8B4"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883B" w14:textId="77777777" w:rsidR="00CB651D" w:rsidRDefault="00CB651D" w:rsidP="0024289A">
            <w:r>
              <w:rPr>
                <w:color w:val="555555"/>
                <w:sz w:val="19"/>
                <w:szCs w:val="19"/>
              </w:rPr>
              <w:t>Stale Page Removal Instructions (PDF): list of pages flagged for removal in Google Search Console with rationale and step-by-step removal request process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0412" w14:textId="77777777" w:rsidR="00CB651D" w:rsidRDefault="00CB651D" w:rsidP="0024289A">
            <w:r>
              <w:rPr>
                <w:color w:val="555555"/>
                <w:sz w:val="19"/>
                <w:szCs w:val="19"/>
              </w:rPr>
              <w:t>Submit removal requests in Search Console per instructions</w:t>
            </w:r>
          </w:p>
        </w:tc>
      </w:tr>
    </w:tbl>
    <w:p w14:paraId="7D2903C6" w14:textId="77777777" w:rsidR="00CB651D" w:rsidRDefault="00CB651D" w:rsidP="00CB651D">
      <w:pPr>
        <w:spacing w:before="120"/>
      </w:pPr>
    </w:p>
    <w:p w14:paraId="2982C096" w14:textId="77777777" w:rsidR="00CB651D" w:rsidRDefault="00CB651D" w:rsidP="00CB651D">
      <w:pPr>
        <w:pStyle w:val="Heading1"/>
        <w:pBdr>
          <w:bottom w:val="single" w:sz="6" w:space="4" w:color="1F3B6E"/>
        </w:pBdr>
      </w:pPr>
      <w:r>
        <w:lastRenderedPageBreak/>
        <w:t>Workstream 2: Content Strategy + Editorial Architecture</w:t>
      </w:r>
    </w:p>
    <w:p w14:paraId="18230580" w14:textId="77777777" w:rsidR="00CB651D" w:rsidRDefault="00CB651D" w:rsidP="00CB651D">
      <w:pPr>
        <w:spacing w:before="60" w:after="60"/>
      </w:pPr>
      <w:r>
        <w:rPr>
          <w:b/>
          <w:bCs/>
          <w:color w:val="222222"/>
        </w:rPr>
        <w:t xml:space="preserve">Estimated hours: </w:t>
      </w:r>
      <w:r>
        <w:rPr>
          <w:color w:val="555555"/>
        </w:rPr>
        <w:t>27–34 | Primary weeks: 1–4</w:t>
      </w:r>
    </w:p>
    <w:p w14:paraId="1296AC29" w14:textId="77777777" w:rsidR="00CB651D" w:rsidRDefault="00CB651D" w:rsidP="00CB651D">
      <w:pPr>
        <w:spacing w:before="80" w:after="80"/>
      </w:pPr>
      <w:r>
        <w:rPr>
          <w:color w:val="555555"/>
        </w:rPr>
        <w:t xml:space="preserve">Build the complete content architecture for </w:t>
      </w:r>
      <w:proofErr w:type="spellStart"/>
      <w:r>
        <w:rPr>
          <w:color w:val="555555"/>
        </w:rPr>
        <w:t>Afiniti's</w:t>
      </w:r>
      <w:proofErr w:type="spellEnd"/>
      <w:r>
        <w:rPr>
          <w:color w:val="555555"/>
        </w:rPr>
        <w:t xml:space="preserve"> SEO and AEO (AI Engine Optimization) visibility strategy. Deliverables are detailed content briefs, structural frameworks, keyword targeting, editorial standards, and review feedback on </w:t>
      </w:r>
      <w:proofErr w:type="spellStart"/>
      <w:r>
        <w:rPr>
          <w:color w:val="555555"/>
        </w:rPr>
        <w:t>Afiniti's</w:t>
      </w:r>
      <w:proofErr w:type="spellEnd"/>
      <w:r>
        <w:rPr>
          <w:color w:val="555555"/>
        </w:rPr>
        <w:t xml:space="preserve"> drafts. </w:t>
      </w:r>
      <w:proofErr w:type="spellStart"/>
      <w:r>
        <w:rPr>
          <w:color w:val="555555"/>
        </w:rPr>
        <w:t>Strategnik</w:t>
      </w:r>
      <w:proofErr w:type="spellEnd"/>
      <w:r>
        <w:rPr>
          <w:color w:val="555555"/>
        </w:rPr>
        <w:t xml:space="preserve"> does not write finished articles.</w:t>
      </w:r>
    </w:p>
    <w:p w14:paraId="39575E43" w14:textId="77777777" w:rsidR="00CB651D" w:rsidRDefault="00CB651D" w:rsidP="00CB65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51D" w14:paraId="60727438" w14:textId="77777777" w:rsidTr="0024289A">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C8011C" w14:textId="77777777" w:rsidR="00CB651D" w:rsidRDefault="00CB651D" w:rsidP="0024289A">
            <w:proofErr w:type="spellStart"/>
            <w:r>
              <w:rPr>
                <w:b/>
                <w:bCs/>
                <w:color w:val="1F3B6E"/>
                <w:sz w:val="19"/>
                <w:szCs w:val="19"/>
              </w:rPr>
              <w:t>Strategnik</w:t>
            </w:r>
            <w:proofErr w:type="spellEnd"/>
            <w:r>
              <w:rPr>
                <w:b/>
                <w:bCs/>
                <w:color w:val="1F3B6E"/>
                <w:sz w:val="19"/>
                <w:szCs w:val="19"/>
              </w:rPr>
              <w:t xml:space="preserve"> Delivers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DF8807" w14:textId="77777777" w:rsidR="00CB651D" w:rsidRDefault="00CB651D" w:rsidP="0024289A">
            <w:proofErr w:type="spellStart"/>
            <w:r>
              <w:rPr>
                <w:b/>
                <w:bCs/>
                <w:color w:val="1F3B6E"/>
                <w:sz w:val="19"/>
                <w:szCs w:val="19"/>
              </w:rPr>
              <w:t>Afiniti</w:t>
            </w:r>
            <w:proofErr w:type="spellEnd"/>
            <w:r>
              <w:rPr>
                <w:b/>
                <w:bCs/>
                <w:color w:val="1F3B6E"/>
                <w:sz w:val="19"/>
                <w:szCs w:val="19"/>
              </w:rPr>
              <w:t xml:space="preserve"> Executes</w:t>
            </w:r>
          </w:p>
        </w:tc>
      </w:tr>
      <w:tr w:rsidR="00CB651D" w14:paraId="39F589E9"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75F7" w14:textId="77777777" w:rsidR="00CB651D" w:rsidRDefault="00CB651D" w:rsidP="0024289A">
            <w:r>
              <w:rPr>
                <w:color w:val="555555"/>
                <w:sz w:val="19"/>
                <w:szCs w:val="19"/>
              </w:rPr>
              <w:t>Pillar Page Brief (PDF, ~8–10 pages): "What Is Outcome Orchestration?" — complete 3,000+ word outline with section-by-section structure, target keywords, AEO-optimized FAQ pairs, internal linking map, schema specs, and competitive positioning notes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7549A" w14:textId="77777777" w:rsidR="00CB651D" w:rsidRDefault="00CB651D" w:rsidP="0024289A">
            <w:r>
              <w:rPr>
                <w:color w:val="555555"/>
                <w:sz w:val="19"/>
                <w:szCs w:val="19"/>
              </w:rPr>
              <w:t>Write the full article following the brief's structure and keyword targets</w:t>
            </w:r>
          </w:p>
        </w:tc>
      </w:tr>
      <w:tr w:rsidR="00CB651D" w14:paraId="13855DD2"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8940D" w14:textId="77777777" w:rsidR="00CB651D" w:rsidRDefault="00CB651D" w:rsidP="0024289A">
            <w:r>
              <w:rPr>
                <w:color w:val="555555"/>
                <w:sz w:val="19"/>
                <w:szCs w:val="19"/>
              </w:rPr>
              <w:t>5 Definitions Hub Page Briefs (PDF, ~3–4 pages each): one brief per page with primary/secondary keyword targets, H1/H2 structure, FAQ pairs for schema, word count target, and internal linking instructions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4797D" w14:textId="77777777" w:rsidR="00CB651D" w:rsidRDefault="00CB651D" w:rsidP="0024289A">
            <w:r>
              <w:rPr>
                <w:color w:val="555555"/>
                <w:sz w:val="19"/>
                <w:szCs w:val="19"/>
              </w:rPr>
              <w:t>Write each page from its brief</w:t>
            </w:r>
          </w:p>
        </w:tc>
      </w:tr>
      <w:tr w:rsidR="00CB651D" w14:paraId="5AC5269C"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CF79C" w14:textId="77777777" w:rsidR="00CB651D" w:rsidRDefault="00CB651D" w:rsidP="0024289A">
            <w:r>
              <w:rPr>
                <w:color w:val="555555"/>
                <w:sz w:val="19"/>
                <w:szCs w:val="19"/>
              </w:rPr>
              <w:t xml:space="preserve">2 Competitor Comparison Frameworks (PDF + spreadsheet): differentiation matrix mapping </w:t>
            </w:r>
            <w:proofErr w:type="spellStart"/>
            <w:r>
              <w:rPr>
                <w:color w:val="555555"/>
                <w:sz w:val="19"/>
                <w:szCs w:val="19"/>
              </w:rPr>
              <w:t>Afiniti</w:t>
            </w:r>
            <w:proofErr w:type="spellEnd"/>
            <w:r>
              <w:rPr>
                <w:color w:val="555555"/>
                <w:sz w:val="19"/>
                <w:szCs w:val="19"/>
              </w:rPr>
              <w:t xml:space="preserve"> vs. competitors across features, pricing model, integration depth, and use cases — plus a page-level content brief for each comparison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0FF6" w14:textId="77777777" w:rsidR="00CB651D" w:rsidRDefault="00CB651D" w:rsidP="0024289A">
            <w:r>
              <w:rPr>
                <w:color w:val="555555"/>
                <w:sz w:val="19"/>
                <w:szCs w:val="19"/>
              </w:rPr>
              <w:t xml:space="preserve">Gather competitive data using </w:t>
            </w:r>
            <w:proofErr w:type="spellStart"/>
            <w:r>
              <w:rPr>
                <w:color w:val="555555"/>
                <w:sz w:val="19"/>
                <w:szCs w:val="19"/>
              </w:rPr>
              <w:t>Strategnik's</w:t>
            </w:r>
            <w:proofErr w:type="spellEnd"/>
            <w:r>
              <w:rPr>
                <w:color w:val="555555"/>
                <w:sz w:val="19"/>
                <w:szCs w:val="19"/>
              </w:rPr>
              <w:t xml:space="preserve"> research template before frameworks are built</w:t>
            </w:r>
          </w:p>
        </w:tc>
      </w:tr>
      <w:tr w:rsidR="00CB651D" w14:paraId="4C606CE7"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70B22" w14:textId="77777777" w:rsidR="00CB651D" w:rsidRDefault="00CB651D" w:rsidP="0024289A">
            <w:r>
              <w:rPr>
                <w:color w:val="555555"/>
                <w:sz w:val="19"/>
                <w:szCs w:val="19"/>
              </w:rPr>
              <w:t>4 Blog Article Briefs (PDF, ~2–3 pages each): keyword target, search intent analysis, outline with H2/H3 structure, key points to cover, CTA placement, and word count guidance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F6BD" w14:textId="77777777" w:rsidR="00CB651D" w:rsidRDefault="00CB651D" w:rsidP="0024289A">
            <w:r>
              <w:rPr>
                <w:color w:val="555555"/>
                <w:sz w:val="19"/>
                <w:szCs w:val="19"/>
              </w:rPr>
              <w:t>Write each article from its brief</w:t>
            </w:r>
          </w:p>
        </w:tc>
      </w:tr>
      <w:tr w:rsidR="00CB651D" w14:paraId="51043002"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B542" w14:textId="77777777" w:rsidR="00CB651D" w:rsidRDefault="00CB651D" w:rsidP="0024289A">
            <w:r>
              <w:rPr>
                <w:color w:val="555555"/>
                <w:sz w:val="19"/>
                <w:szCs w:val="19"/>
              </w:rPr>
              <w:t>Case Study Framework + Interview Guide (PDF): reusable case study template structure (Challenge/Solution/Results), VMO2-specific interview question set organized by section, data points to collect, and approval workflow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C6890" w14:textId="77777777" w:rsidR="00CB651D" w:rsidRDefault="00CB651D" w:rsidP="0024289A">
            <w:r>
              <w:rPr>
                <w:color w:val="555555"/>
                <w:sz w:val="19"/>
                <w:szCs w:val="19"/>
              </w:rPr>
              <w:t>Coordinate VMO2 interviews, conduct them using the guide, and write the draft</w:t>
            </w:r>
          </w:p>
        </w:tc>
      </w:tr>
      <w:tr w:rsidR="00CB651D" w14:paraId="1D4411BD"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29272" w14:textId="77777777" w:rsidR="00CB651D" w:rsidRDefault="00CB651D" w:rsidP="0024289A">
            <w:r>
              <w:rPr>
                <w:color w:val="555555"/>
                <w:sz w:val="19"/>
                <w:szCs w:val="19"/>
              </w:rPr>
              <w:t>AEO Restructuring Template + Worked Example (PDF + marked-up example): before/after restructuring of one existing blog post — plus a blank template checklist for the remaining posts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8F175" w14:textId="77777777" w:rsidR="00CB651D" w:rsidRDefault="00CB651D" w:rsidP="0024289A">
            <w:r>
              <w:rPr>
                <w:color w:val="555555"/>
                <w:sz w:val="19"/>
                <w:szCs w:val="19"/>
              </w:rPr>
              <w:t>Apply the template and checklist to restructure 4 remaining existing posts</w:t>
            </w:r>
          </w:p>
        </w:tc>
      </w:tr>
      <w:tr w:rsidR="00CB651D" w14:paraId="4AD97563"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3947" w14:textId="77777777" w:rsidR="00CB651D" w:rsidRDefault="00CB651D" w:rsidP="0024289A">
            <w:r>
              <w:rPr>
                <w:color w:val="555555"/>
                <w:sz w:val="19"/>
                <w:szCs w:val="19"/>
              </w:rPr>
              <w:t>12-Week Editorial Calendar (spreadsheet): week-by-week publishing schedule with content type, target keyword, assigned owner, draft deadline, publish date, and internal linking dependencies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74CC7" w14:textId="77777777" w:rsidR="00CB651D" w:rsidRDefault="00CB651D" w:rsidP="0024289A">
            <w:r>
              <w:rPr>
                <w:color w:val="555555"/>
                <w:sz w:val="19"/>
                <w:szCs w:val="19"/>
              </w:rPr>
              <w:t>Follow the calendar for ongoing content production beyond the sprint</w:t>
            </w:r>
          </w:p>
        </w:tc>
      </w:tr>
      <w:tr w:rsidR="00CB651D" w14:paraId="4F1FD8A0"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43FD" w14:textId="77777777" w:rsidR="00CB651D" w:rsidRDefault="00CB651D" w:rsidP="0024289A">
            <w:r>
              <w:rPr>
                <w:color w:val="555555"/>
                <w:sz w:val="19"/>
                <w:szCs w:val="19"/>
              </w:rPr>
              <w:t>Editorial Standards Guide (PDF, ~6–8 pages): brand voice definition, formatting rules, heading hierarchy standards, CTA conventions, image/alt-text requirements, AEO structural requirements, and a style checklist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FF67" w14:textId="77777777" w:rsidR="00CB651D" w:rsidRDefault="00CB651D" w:rsidP="0024289A">
            <w:r>
              <w:rPr>
                <w:color w:val="555555"/>
                <w:sz w:val="19"/>
                <w:szCs w:val="19"/>
              </w:rPr>
              <w:t>—</w:t>
            </w:r>
          </w:p>
        </w:tc>
      </w:tr>
      <w:tr w:rsidR="00CB651D" w14:paraId="44AC53C4"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65389" w14:textId="77777777" w:rsidR="00CB651D" w:rsidRDefault="00CB651D" w:rsidP="0024289A">
            <w:r>
              <w:rPr>
                <w:color w:val="555555"/>
                <w:sz w:val="19"/>
                <w:szCs w:val="19"/>
              </w:rPr>
              <w:t xml:space="preserve">Editorial Review + Markup (annotated PDFs or Google Doc comments): 2–3 rounds of tracked-changes feedback on </w:t>
            </w:r>
            <w:proofErr w:type="spellStart"/>
            <w:r>
              <w:rPr>
                <w:color w:val="555555"/>
                <w:sz w:val="19"/>
                <w:szCs w:val="19"/>
              </w:rPr>
              <w:t>Afiniti's</w:t>
            </w:r>
            <w:proofErr w:type="spellEnd"/>
            <w:r>
              <w:rPr>
                <w:color w:val="555555"/>
                <w:sz w:val="19"/>
                <w:szCs w:val="19"/>
              </w:rPr>
              <w:t xml:space="preserve"> content drafts with specific rewrites, structural edits, and SEO/AEO compliance notes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F6757" w14:textId="77777777" w:rsidR="00CB651D" w:rsidRDefault="00CB651D" w:rsidP="0024289A">
            <w:r>
              <w:rPr>
                <w:color w:val="555555"/>
                <w:sz w:val="19"/>
                <w:szCs w:val="19"/>
              </w:rPr>
              <w:t>Revise drafts per feedback and resubmit</w:t>
            </w:r>
          </w:p>
        </w:tc>
      </w:tr>
      <w:tr w:rsidR="00CB651D" w14:paraId="34F41239"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653E8" w14:textId="77777777" w:rsidR="00CB651D" w:rsidRDefault="00CB651D" w:rsidP="0024289A">
            <w:r>
              <w:rPr>
                <w:color w:val="555555"/>
                <w:sz w:val="19"/>
                <w:szCs w:val="19"/>
              </w:rPr>
              <w:lastRenderedPageBreak/>
              <w:t xml:space="preserve">AI Content Production Template (configured Claude Project/Skill, Google Gem, or </w:t>
            </w:r>
            <w:proofErr w:type="spellStart"/>
            <w:r>
              <w:rPr>
                <w:color w:val="555555"/>
                <w:sz w:val="19"/>
                <w:szCs w:val="19"/>
              </w:rPr>
              <w:t>CustomGPT</w:t>
            </w:r>
            <w:proofErr w:type="spellEnd"/>
            <w:r>
              <w:rPr>
                <w:color w:val="555555"/>
                <w:sz w:val="19"/>
                <w:szCs w:val="19"/>
              </w:rPr>
              <w:t xml:space="preserve">): custom prompting system pre-loaded with </w:t>
            </w:r>
            <w:proofErr w:type="spellStart"/>
            <w:r>
              <w:rPr>
                <w:color w:val="555555"/>
                <w:sz w:val="19"/>
                <w:szCs w:val="19"/>
              </w:rPr>
              <w:t>Afiniti's</w:t>
            </w:r>
            <w:proofErr w:type="spellEnd"/>
            <w:r>
              <w:rPr>
                <w:color w:val="555555"/>
                <w:sz w:val="19"/>
                <w:szCs w:val="19"/>
              </w:rPr>
              <w:t xml:space="preserve"> editorial standards, AEO formatting rules, brand voice, schema requirements, and keyword targeting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AC9E" w14:textId="77777777" w:rsidR="00CB651D" w:rsidRDefault="00CB651D" w:rsidP="0024289A">
            <w:r>
              <w:rPr>
                <w:color w:val="555555"/>
                <w:sz w:val="19"/>
                <w:szCs w:val="19"/>
              </w:rPr>
              <w:t>Use the AI template for ongoing content drafting at scale</w:t>
            </w:r>
          </w:p>
        </w:tc>
      </w:tr>
      <w:tr w:rsidR="00CB651D" w14:paraId="1C5E9C59"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BF2F8" w14:textId="77777777" w:rsidR="00CB651D" w:rsidRDefault="00CB651D" w:rsidP="0024289A">
            <w:r>
              <w:rPr>
                <w:color w:val="555555"/>
                <w:sz w:val="19"/>
                <w:szCs w:val="19"/>
              </w:rPr>
              <w:t xml:space="preserve">WordPress Publishing Guide (PDF, ~4–6 pages): step-by-step instructions for publishing content to </w:t>
            </w:r>
            <w:proofErr w:type="spellStart"/>
            <w:r>
              <w:rPr>
                <w:color w:val="555555"/>
                <w:sz w:val="19"/>
                <w:szCs w:val="19"/>
              </w:rPr>
              <w:t>Afiniti's</w:t>
            </w:r>
            <w:proofErr w:type="spellEnd"/>
            <w:r>
              <w:rPr>
                <w:color w:val="555555"/>
                <w:sz w:val="19"/>
                <w:szCs w:val="19"/>
              </w:rPr>
              <w:t xml:space="preserve"> WordPress site following SEO and AEO standards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DAE6" w14:textId="77777777" w:rsidR="00CB651D" w:rsidRDefault="00CB651D" w:rsidP="0024289A">
            <w:r>
              <w:rPr>
                <w:color w:val="555555"/>
                <w:sz w:val="19"/>
                <w:szCs w:val="19"/>
              </w:rPr>
              <w:t>Follow the publishing guide for all content going live on the site</w:t>
            </w:r>
          </w:p>
        </w:tc>
      </w:tr>
    </w:tbl>
    <w:p w14:paraId="74A0C04B" w14:textId="77777777" w:rsidR="00CB651D" w:rsidRDefault="00CB651D" w:rsidP="00CB651D">
      <w:pPr>
        <w:spacing w:before="120"/>
      </w:pPr>
    </w:p>
    <w:p w14:paraId="55FE05C4" w14:textId="77777777" w:rsidR="00CB651D" w:rsidRDefault="00CB651D" w:rsidP="00CB651D">
      <w:pPr>
        <w:pStyle w:val="Heading1"/>
        <w:pBdr>
          <w:bottom w:val="single" w:sz="6" w:space="4" w:color="1F3B6E"/>
        </w:pBdr>
      </w:pPr>
      <w:r>
        <w:t>Workstream 3: ABM Program + Campaign Architecture</w:t>
      </w:r>
    </w:p>
    <w:p w14:paraId="0D300819" w14:textId="77777777" w:rsidR="00CB651D" w:rsidRDefault="00CB651D" w:rsidP="00CB651D">
      <w:pPr>
        <w:spacing w:before="60" w:after="60"/>
      </w:pPr>
      <w:r>
        <w:rPr>
          <w:b/>
          <w:bCs/>
          <w:color w:val="222222"/>
        </w:rPr>
        <w:t xml:space="preserve">Estimated hours: </w:t>
      </w:r>
      <w:r>
        <w:rPr>
          <w:color w:val="555555"/>
        </w:rPr>
        <w:t>32–40 | Primary weeks: 2–4</w:t>
      </w:r>
    </w:p>
    <w:p w14:paraId="06B35D09" w14:textId="77777777" w:rsidR="00CB651D" w:rsidRDefault="00CB651D" w:rsidP="00CB651D">
      <w:pPr>
        <w:spacing w:before="80" w:after="80"/>
      </w:pPr>
      <w:r>
        <w:rPr>
          <w:color w:val="555555"/>
        </w:rPr>
        <w:t>Design and deliver a complete ABM program including ICP definition, campaign architecture, use-case-to-segment mapping, contact identification across 500 target accounts, and creative briefs.</w:t>
      </w:r>
    </w:p>
    <w:p w14:paraId="2A04CD5B" w14:textId="77777777" w:rsidR="00CB651D" w:rsidRDefault="00CB651D" w:rsidP="00CB65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51D" w14:paraId="1E4C89A0" w14:textId="77777777" w:rsidTr="0024289A">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6E08C" w14:textId="77777777" w:rsidR="00CB651D" w:rsidRDefault="00CB651D" w:rsidP="0024289A">
            <w:proofErr w:type="spellStart"/>
            <w:r>
              <w:rPr>
                <w:b/>
                <w:bCs/>
                <w:color w:val="1F3B6E"/>
                <w:sz w:val="19"/>
                <w:szCs w:val="19"/>
              </w:rPr>
              <w:t>Strategnik</w:t>
            </w:r>
            <w:proofErr w:type="spellEnd"/>
            <w:r>
              <w:rPr>
                <w:b/>
                <w:bCs/>
                <w:color w:val="1F3B6E"/>
                <w:sz w:val="19"/>
                <w:szCs w:val="19"/>
              </w:rPr>
              <w:t xml:space="preserve"> Delivers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210F15" w14:textId="77777777" w:rsidR="00CB651D" w:rsidRDefault="00CB651D" w:rsidP="0024289A">
            <w:proofErr w:type="spellStart"/>
            <w:r>
              <w:rPr>
                <w:b/>
                <w:bCs/>
                <w:color w:val="1F3B6E"/>
                <w:sz w:val="19"/>
                <w:szCs w:val="19"/>
              </w:rPr>
              <w:t>Afiniti</w:t>
            </w:r>
            <w:proofErr w:type="spellEnd"/>
            <w:r>
              <w:rPr>
                <w:b/>
                <w:bCs/>
                <w:color w:val="1F3B6E"/>
                <w:sz w:val="19"/>
                <w:szCs w:val="19"/>
              </w:rPr>
              <w:t xml:space="preserve"> Executes</w:t>
            </w:r>
          </w:p>
        </w:tc>
      </w:tr>
      <w:tr w:rsidR="00CB651D" w14:paraId="1B1E069A"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6F4D" w14:textId="77777777" w:rsidR="00CB651D" w:rsidRDefault="00CB651D" w:rsidP="0024289A">
            <w:r>
              <w:rPr>
                <w:color w:val="555555"/>
                <w:sz w:val="19"/>
                <w:szCs w:val="19"/>
              </w:rPr>
              <w:t>ICP + Buying Committee Document (PDF, ~6–8 pages): ideal customer profiles per vertical (telco, financial services, insurance, healthcare, travel) with firmographic criteria, pain points, buying triggers, and a buying committee map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2D54E" w14:textId="77777777" w:rsidR="00CB651D" w:rsidRDefault="00CB651D" w:rsidP="0024289A">
            <w:r>
              <w:rPr>
                <w:color w:val="555555"/>
                <w:sz w:val="19"/>
                <w:szCs w:val="19"/>
              </w:rPr>
              <w:t>—</w:t>
            </w:r>
          </w:p>
        </w:tc>
      </w:tr>
      <w:tr w:rsidR="00CB651D" w14:paraId="54F60F95"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FFC2" w14:textId="77777777" w:rsidR="00CB651D" w:rsidRDefault="00CB651D" w:rsidP="0024289A">
            <w:r>
              <w:rPr>
                <w:color w:val="555555"/>
                <w:sz w:val="19"/>
                <w:szCs w:val="19"/>
              </w:rPr>
              <w:t>Target Account Research Template + Scoring Framework (spreadsheet): pre-built columns with a weighted scoring formula — with instructions and 5 example rows completed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3B00F" w14:textId="77777777" w:rsidR="00CB651D" w:rsidRDefault="00CB651D" w:rsidP="0024289A">
            <w:r>
              <w:rPr>
                <w:color w:val="555555"/>
                <w:sz w:val="19"/>
                <w:szCs w:val="19"/>
              </w:rPr>
              <w:t>Research and populate 500 company rows using the template, scoring criteria, and instructions provided</w:t>
            </w:r>
          </w:p>
        </w:tc>
      </w:tr>
      <w:tr w:rsidR="00CB651D" w14:paraId="6B458B27"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0A2B0" w14:textId="77777777" w:rsidR="00CB651D" w:rsidRDefault="00CB651D" w:rsidP="0024289A">
            <w:r>
              <w:rPr>
                <w:color w:val="555555"/>
                <w:sz w:val="19"/>
                <w:szCs w:val="19"/>
              </w:rPr>
              <w:t>Account Prioritization Report (PDF + annotated spreadsheet): scored and tiered account list (Tier 1/2/3) with rationale for top-priority selections and recommended targeting sequence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38CB" w14:textId="77777777" w:rsidR="00CB651D" w:rsidRDefault="00CB651D" w:rsidP="0024289A">
            <w:r>
              <w:rPr>
                <w:color w:val="555555"/>
                <w:sz w:val="19"/>
                <w:szCs w:val="19"/>
              </w:rPr>
              <w:t>—</w:t>
            </w:r>
          </w:p>
        </w:tc>
      </w:tr>
      <w:tr w:rsidR="00CB651D" w14:paraId="10F36DA7"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34FA" w14:textId="77777777" w:rsidR="00CB651D" w:rsidRDefault="00CB651D" w:rsidP="0024289A">
            <w:r>
              <w:rPr>
                <w:color w:val="555555"/>
                <w:sz w:val="19"/>
                <w:szCs w:val="19"/>
              </w:rPr>
              <w:t>Enriched Contact List (spreadsheet): 2–3 key contacts per priority account across 500 targets — name, title, email, LinkedIn URL, verified via prospecting tools. Accompanied by an Ongoing Enrichment + Agentic Operations Guide (PDF)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5448A" w14:textId="77777777" w:rsidR="00CB651D" w:rsidRDefault="00CB651D" w:rsidP="0024289A">
            <w:r>
              <w:rPr>
                <w:color w:val="555555"/>
                <w:sz w:val="19"/>
                <w:szCs w:val="19"/>
              </w:rPr>
              <w:t>Own ongoing data enrichment, list hygiene, and contact maintenance beyond the sprint</w:t>
            </w:r>
          </w:p>
        </w:tc>
      </w:tr>
      <w:tr w:rsidR="00CB651D" w14:paraId="56A6A5E6"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25B62" w14:textId="77777777" w:rsidR="00CB651D" w:rsidRDefault="00CB651D" w:rsidP="0024289A">
            <w:r>
              <w:rPr>
                <w:color w:val="555555"/>
                <w:sz w:val="19"/>
                <w:szCs w:val="19"/>
              </w:rPr>
              <w:t>Use Case-to-Segment Map (PDF diagram + spreadsheet): visual matrix mapping each vertical and persona to specific use cases, messaging angles, content assets, and value propositions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B5E3" w14:textId="77777777" w:rsidR="00CB651D" w:rsidRDefault="00CB651D" w:rsidP="0024289A">
            <w:r>
              <w:rPr>
                <w:color w:val="555555"/>
                <w:sz w:val="19"/>
                <w:szCs w:val="19"/>
              </w:rPr>
              <w:t>—</w:t>
            </w:r>
          </w:p>
        </w:tc>
      </w:tr>
      <w:tr w:rsidR="00CB651D" w14:paraId="39AF43DC"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739B4" w14:textId="77777777" w:rsidR="00CB651D" w:rsidRDefault="00CB651D" w:rsidP="0024289A">
            <w:r>
              <w:rPr>
                <w:color w:val="555555"/>
                <w:sz w:val="19"/>
                <w:szCs w:val="19"/>
              </w:rPr>
              <w:t>Campaign Architecture Document (PDF, ~12–15 pages): channel strategy (LinkedIn, Google, Meta, email), sequence logic with timing diagrams, targeting tier definitions, audience build specs per platform, budget allocation framework, and KPI targets per channel. Includes Campaign Launch Checklist.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7D5E" w14:textId="77777777" w:rsidR="00CB651D" w:rsidRDefault="00CB651D" w:rsidP="0024289A">
            <w:r>
              <w:rPr>
                <w:color w:val="555555"/>
                <w:sz w:val="19"/>
                <w:szCs w:val="19"/>
              </w:rPr>
              <w:t>Build and launch campaigns in ad platforms following the architecture document</w:t>
            </w:r>
          </w:p>
        </w:tc>
      </w:tr>
      <w:tr w:rsidR="00CB651D" w14:paraId="0696475E"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180E" w14:textId="77777777" w:rsidR="00CB651D" w:rsidRDefault="00CB651D" w:rsidP="0024289A">
            <w:r>
              <w:rPr>
                <w:color w:val="555555"/>
                <w:sz w:val="19"/>
                <w:szCs w:val="19"/>
              </w:rPr>
              <w:lastRenderedPageBreak/>
              <w:t>Creative Briefs (PDF, 3–5 briefs): one per segment/channel combination — ad copy variants, messaging framework, visual direction with reference examples, size/format specs per platform, and A/B testing recommendations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68F59" w14:textId="77777777" w:rsidR="00CB651D" w:rsidRDefault="00CB651D" w:rsidP="0024289A">
            <w:r>
              <w:rPr>
                <w:color w:val="555555"/>
                <w:sz w:val="19"/>
                <w:szCs w:val="19"/>
              </w:rPr>
              <w:t>Produce display ads, social ads, and landing pages from the creative briefs</w:t>
            </w:r>
          </w:p>
        </w:tc>
      </w:tr>
      <w:tr w:rsidR="00CB651D" w14:paraId="08D59D66"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C8231" w14:textId="77777777" w:rsidR="00CB651D" w:rsidRDefault="00CB651D" w:rsidP="0024289A">
            <w:r>
              <w:rPr>
                <w:color w:val="555555"/>
                <w:sz w:val="19"/>
                <w:szCs w:val="19"/>
              </w:rPr>
              <w:t>Partner Data Integration Strategy (PDF, ~3–4 pages): framework for identifying Five9/NICE/AWS customer overlap as targeting input, recommended data sources, matching methodology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B6F9D" w14:textId="77777777" w:rsidR="00CB651D" w:rsidRDefault="00CB651D" w:rsidP="0024289A">
            <w:r>
              <w:rPr>
                <w:color w:val="555555"/>
                <w:sz w:val="19"/>
                <w:szCs w:val="19"/>
              </w:rPr>
              <w:t>Coordinate with partners to access customer overlap data and co-marketing opportunities</w:t>
            </w:r>
          </w:p>
        </w:tc>
      </w:tr>
      <w:tr w:rsidR="00CB651D" w14:paraId="5E84DE75"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10DA" w14:textId="77777777" w:rsidR="00CB651D" w:rsidRDefault="00CB651D" w:rsidP="0024289A">
            <w:r>
              <w:rPr>
                <w:color w:val="555555"/>
                <w:sz w:val="19"/>
                <w:szCs w:val="19"/>
              </w:rPr>
              <w:t xml:space="preserve">ABM Campaign Playbook (PDF, ~20–25 pages): comprehensive reference combining </w:t>
            </w:r>
            <w:proofErr w:type="gramStart"/>
            <w:r>
              <w:rPr>
                <w:color w:val="555555"/>
                <w:sz w:val="19"/>
                <w:szCs w:val="19"/>
              </w:rPr>
              <w:t>all of</w:t>
            </w:r>
            <w:proofErr w:type="gramEnd"/>
            <w:r>
              <w:rPr>
                <w:color w:val="555555"/>
                <w:sz w:val="19"/>
                <w:szCs w:val="19"/>
              </w:rPr>
              <w:t xml:space="preserve"> the above into a single operational document with campaign launch checklist, ongoing optimization playbook, reporting cadence, and enrichment tool/cadence recommendations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7278B" w14:textId="77777777" w:rsidR="00CB651D" w:rsidRDefault="00CB651D" w:rsidP="0024289A">
            <w:r>
              <w:rPr>
                <w:color w:val="555555"/>
                <w:sz w:val="19"/>
                <w:szCs w:val="19"/>
              </w:rPr>
              <w:t>—</w:t>
            </w:r>
          </w:p>
        </w:tc>
      </w:tr>
      <w:tr w:rsidR="00CB651D" w14:paraId="01BD6362"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71515" w14:textId="77777777" w:rsidR="00CB651D" w:rsidRDefault="00CB651D" w:rsidP="0024289A">
            <w:r>
              <w:rPr>
                <w:color w:val="555555"/>
                <w:sz w:val="19"/>
                <w:szCs w:val="19"/>
              </w:rPr>
              <w:t>Ad Platform Setup Guides (3 PDFs, ~5–8 pages each): step-by-step explainer documents for LinkedIn Campaign Manager, Google Ads, and Meta Business Manager — covering account creation, pixel/tag installation, audience building, campaign structure setup, budget allocation, bid strategy, and conversion tracking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093A7" w14:textId="77777777" w:rsidR="00CB651D" w:rsidRDefault="00CB651D" w:rsidP="0024289A">
            <w:r>
              <w:rPr>
                <w:color w:val="555555"/>
                <w:sz w:val="19"/>
                <w:szCs w:val="19"/>
              </w:rPr>
              <w:t xml:space="preserve">Follow setup guides to create and configure ad platform accounts; grant </w:t>
            </w:r>
            <w:proofErr w:type="spellStart"/>
            <w:r>
              <w:rPr>
                <w:color w:val="555555"/>
                <w:sz w:val="19"/>
                <w:szCs w:val="19"/>
              </w:rPr>
              <w:t>Strategnik</w:t>
            </w:r>
            <w:proofErr w:type="spellEnd"/>
            <w:r>
              <w:rPr>
                <w:color w:val="555555"/>
                <w:sz w:val="19"/>
                <w:szCs w:val="19"/>
              </w:rPr>
              <w:t xml:space="preserve"> viewer/analyst access. Own all media spend and billing credentials.</w:t>
            </w:r>
          </w:p>
        </w:tc>
      </w:tr>
      <w:tr w:rsidR="00CB651D" w14:paraId="11C7D393"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A67CA" w14:textId="77777777" w:rsidR="00CB651D" w:rsidRDefault="00CB651D" w:rsidP="0024289A">
            <w:r>
              <w:rPr>
                <w:color w:val="555555"/>
                <w:sz w:val="19"/>
                <w:szCs w:val="19"/>
              </w:rPr>
              <w:t>Form + CRM Integration Guide (PDF, ~3–4 pages): recommended form provider options (Pardot, HubSpot Forms, Formstack, or native Web-to-Lead), setup instructions, field mapping to Salesforce, lead routing rules, and testing checklist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8B47" w14:textId="77777777" w:rsidR="00CB651D" w:rsidRDefault="00CB651D" w:rsidP="0024289A">
            <w:r>
              <w:rPr>
                <w:color w:val="555555"/>
                <w:sz w:val="19"/>
                <w:szCs w:val="19"/>
              </w:rPr>
              <w:t>Implement form provider and Salesforce integration following the guide; align sales team on follow-up process</w:t>
            </w:r>
          </w:p>
        </w:tc>
      </w:tr>
    </w:tbl>
    <w:p w14:paraId="3A0C6B65" w14:textId="77777777" w:rsidR="00CB651D" w:rsidRDefault="00CB651D" w:rsidP="00CB651D">
      <w:pPr>
        <w:spacing w:before="120"/>
      </w:pPr>
    </w:p>
    <w:p w14:paraId="0980D5FD" w14:textId="77777777" w:rsidR="00CB651D" w:rsidRDefault="00CB651D" w:rsidP="00CB651D">
      <w:pPr>
        <w:pStyle w:val="Heading1"/>
        <w:pBdr>
          <w:bottom w:val="single" w:sz="6" w:space="4" w:color="1F3B6E"/>
        </w:pBdr>
      </w:pPr>
      <w:r>
        <w:t>Workstream 4: Nurture Program Design</w:t>
      </w:r>
    </w:p>
    <w:p w14:paraId="2E9E0BA6" w14:textId="77777777" w:rsidR="00CB651D" w:rsidRDefault="00CB651D" w:rsidP="00CB651D">
      <w:pPr>
        <w:spacing w:before="60" w:after="60"/>
      </w:pPr>
      <w:r>
        <w:rPr>
          <w:b/>
          <w:bCs/>
          <w:color w:val="222222"/>
        </w:rPr>
        <w:t xml:space="preserve">Estimated hours: </w:t>
      </w:r>
      <w:r>
        <w:rPr>
          <w:color w:val="555555"/>
        </w:rPr>
        <w:t>12–16 | Primary weeks: 3–4</w:t>
      </w:r>
    </w:p>
    <w:p w14:paraId="0031B6C0" w14:textId="77777777" w:rsidR="00CB651D" w:rsidRDefault="00CB651D" w:rsidP="00CB651D">
      <w:pPr>
        <w:spacing w:before="80" w:after="80"/>
      </w:pPr>
      <w:r>
        <w:rPr>
          <w:color w:val="555555"/>
        </w:rPr>
        <w:t xml:space="preserve">Design the nurture program strategy, write the email sequence copy, and define segmentation logic. All deliverables include operational setup guides so </w:t>
      </w:r>
      <w:proofErr w:type="spellStart"/>
      <w:r>
        <w:rPr>
          <w:color w:val="555555"/>
        </w:rPr>
        <w:t>Afiniti's</w:t>
      </w:r>
      <w:proofErr w:type="spellEnd"/>
      <w:r>
        <w:rPr>
          <w:color w:val="555555"/>
        </w:rPr>
        <w:t xml:space="preserve"> team can build and launch in MailChimp without external support.</w:t>
      </w:r>
    </w:p>
    <w:p w14:paraId="0E3C9641" w14:textId="77777777" w:rsidR="00CB651D" w:rsidRDefault="00CB651D" w:rsidP="00CB65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51D" w14:paraId="27969C52" w14:textId="77777777" w:rsidTr="0024289A">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CFF6D" w14:textId="77777777" w:rsidR="00CB651D" w:rsidRDefault="00CB651D" w:rsidP="0024289A">
            <w:proofErr w:type="spellStart"/>
            <w:r>
              <w:rPr>
                <w:b/>
                <w:bCs/>
                <w:color w:val="1F3B6E"/>
                <w:sz w:val="19"/>
                <w:szCs w:val="19"/>
              </w:rPr>
              <w:t>Strategnik</w:t>
            </w:r>
            <w:proofErr w:type="spellEnd"/>
            <w:r>
              <w:rPr>
                <w:b/>
                <w:bCs/>
                <w:color w:val="1F3B6E"/>
                <w:sz w:val="19"/>
                <w:szCs w:val="19"/>
              </w:rPr>
              <w:t xml:space="preserve"> Delivers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BFC934" w14:textId="77777777" w:rsidR="00CB651D" w:rsidRDefault="00CB651D" w:rsidP="0024289A">
            <w:proofErr w:type="spellStart"/>
            <w:r>
              <w:rPr>
                <w:b/>
                <w:bCs/>
                <w:color w:val="1F3B6E"/>
                <w:sz w:val="19"/>
                <w:szCs w:val="19"/>
              </w:rPr>
              <w:t>Afiniti</w:t>
            </w:r>
            <w:proofErr w:type="spellEnd"/>
            <w:r>
              <w:rPr>
                <w:b/>
                <w:bCs/>
                <w:color w:val="1F3B6E"/>
                <w:sz w:val="19"/>
                <w:szCs w:val="19"/>
              </w:rPr>
              <w:t xml:space="preserve"> Executes</w:t>
            </w:r>
          </w:p>
        </w:tc>
      </w:tr>
      <w:tr w:rsidR="00CB651D" w14:paraId="2B7D8FF5"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B3C1" w14:textId="77777777" w:rsidR="00CB651D" w:rsidRDefault="00CB651D" w:rsidP="0024289A">
            <w:r>
              <w:rPr>
                <w:color w:val="555555"/>
                <w:sz w:val="19"/>
                <w:szCs w:val="19"/>
              </w:rPr>
              <w:t>Nurture Strategy Document (PDF, ~8–10 pages): visual flow diagram showing entry points, segment paths, branching logic, timing between emails, conversion goals at each stage, and exit/handoff triggers to 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D545" w14:textId="77777777" w:rsidR="00CB651D" w:rsidRDefault="00CB651D" w:rsidP="0024289A">
            <w:r>
              <w:rPr>
                <w:color w:val="555555"/>
                <w:sz w:val="19"/>
                <w:szCs w:val="19"/>
              </w:rPr>
              <w:t>—</w:t>
            </w:r>
          </w:p>
        </w:tc>
      </w:tr>
      <w:tr w:rsidR="00CB651D" w14:paraId="16162FDD"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88652" w14:textId="77777777" w:rsidR="00CB651D" w:rsidRDefault="00CB651D" w:rsidP="0024289A">
            <w:r>
              <w:rPr>
                <w:color w:val="555555"/>
                <w:sz w:val="19"/>
                <w:szCs w:val="19"/>
              </w:rPr>
              <w:t>Email Sequence Copy (Word/Google Doc): 5–7 complete emails per nurture track with subject lines (primary + A/B variant), preheader text, full body copy, CTAs, and merge field placeholders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A2DF" w14:textId="77777777" w:rsidR="00CB651D" w:rsidRDefault="00CB651D" w:rsidP="0024289A">
            <w:r>
              <w:rPr>
                <w:color w:val="555555"/>
                <w:sz w:val="19"/>
                <w:szCs w:val="19"/>
              </w:rPr>
              <w:t>Design email templates and produce HTML creative from the copy document</w:t>
            </w:r>
          </w:p>
        </w:tc>
      </w:tr>
      <w:tr w:rsidR="00CB651D" w14:paraId="1F0F43E3"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6E582" w14:textId="77777777" w:rsidR="00CB651D" w:rsidRDefault="00CB651D" w:rsidP="0024289A">
            <w:r>
              <w:rPr>
                <w:color w:val="555555"/>
                <w:sz w:val="19"/>
                <w:szCs w:val="19"/>
              </w:rPr>
              <w:t xml:space="preserve">Segmentation + Lead Scoring Criteria (PDF + spreadsheet): scoring model with point values per action (page visit, download, email open, form fill), qualification </w:t>
            </w:r>
            <w:r>
              <w:rPr>
                <w:color w:val="555555"/>
                <w:sz w:val="19"/>
                <w:szCs w:val="19"/>
              </w:rPr>
              <w:lastRenderedPageBreak/>
              <w:t>thresholds for MQL/Opportunity handoff, and segment definitions with entry criteria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F9D39" w14:textId="77777777" w:rsidR="00CB651D" w:rsidRDefault="00CB651D" w:rsidP="0024289A">
            <w:r>
              <w:rPr>
                <w:color w:val="555555"/>
                <w:sz w:val="19"/>
                <w:szCs w:val="19"/>
              </w:rPr>
              <w:lastRenderedPageBreak/>
              <w:t>—</w:t>
            </w:r>
          </w:p>
        </w:tc>
      </w:tr>
      <w:tr w:rsidR="00CB651D" w14:paraId="2FB58E99"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C2D70" w14:textId="77777777" w:rsidR="00CB651D" w:rsidRDefault="00CB651D" w:rsidP="0024289A">
            <w:r>
              <w:rPr>
                <w:color w:val="555555"/>
                <w:sz w:val="19"/>
                <w:szCs w:val="19"/>
              </w:rPr>
              <w:t>MailChimp Setup + Automation Guide (PDF, ~6–8 pages): step-by-step build instructions with annotated screenshots — exact sequence logic, list/audience setup, tag structure, automation workflow configuration, timing delays, conditional splits, merge field mapping, and a testing checklist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F097" w14:textId="77777777" w:rsidR="00CB651D" w:rsidRDefault="00CB651D" w:rsidP="0024289A">
            <w:r>
              <w:rPr>
                <w:color w:val="555555"/>
                <w:sz w:val="19"/>
                <w:szCs w:val="19"/>
              </w:rPr>
              <w:t>Build automation workflows, lists, and segments in MailChimp following the implementation brief. Configure form provider + Salesforce integration for lead capture and routing. Own ongoing nurture monitoring, optimization, lead routing, and sales handoff.</w:t>
            </w:r>
          </w:p>
        </w:tc>
      </w:tr>
    </w:tbl>
    <w:p w14:paraId="632C50D5" w14:textId="77777777" w:rsidR="00CB651D" w:rsidRDefault="00CB651D" w:rsidP="00CB651D">
      <w:pPr>
        <w:spacing w:before="120"/>
      </w:pPr>
    </w:p>
    <w:p w14:paraId="3625DFA2" w14:textId="77777777" w:rsidR="00CB651D" w:rsidRDefault="00CB651D" w:rsidP="00CB651D">
      <w:pPr>
        <w:pStyle w:val="Heading1"/>
        <w:pBdr>
          <w:bottom w:val="single" w:sz="6" w:space="4" w:color="1F3B6E"/>
        </w:pBdr>
      </w:pPr>
      <w:r>
        <w:t>Workstream 5: Project Management + Onboarding</w:t>
      </w:r>
    </w:p>
    <w:p w14:paraId="6601250A" w14:textId="77777777" w:rsidR="00CB651D" w:rsidRDefault="00CB651D" w:rsidP="00CB651D">
      <w:pPr>
        <w:spacing w:before="60" w:after="60"/>
      </w:pPr>
      <w:r>
        <w:rPr>
          <w:b/>
          <w:bCs/>
          <w:color w:val="222222"/>
        </w:rPr>
        <w:t xml:space="preserve">Estimated hours: </w:t>
      </w:r>
      <w:r>
        <w:rPr>
          <w:color w:val="555555"/>
        </w:rPr>
        <w:t>17–21 | Weeks: 1–4 (ongoing)</w:t>
      </w:r>
    </w:p>
    <w:p w14:paraId="54F6CCA5" w14:textId="77777777" w:rsidR="00CB651D" w:rsidRDefault="00CB651D" w:rsidP="00CB65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51D" w14:paraId="3A8DCDD8" w14:textId="77777777" w:rsidTr="0024289A">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5B1E2" w14:textId="77777777" w:rsidR="00CB651D" w:rsidRDefault="00CB651D" w:rsidP="0024289A">
            <w:proofErr w:type="spellStart"/>
            <w:r>
              <w:rPr>
                <w:b/>
                <w:bCs/>
                <w:color w:val="1F3B6E"/>
                <w:sz w:val="19"/>
                <w:szCs w:val="19"/>
              </w:rPr>
              <w:t>Strategnik</w:t>
            </w:r>
            <w:proofErr w:type="spellEnd"/>
            <w:r>
              <w:rPr>
                <w:b/>
                <w:bCs/>
                <w:color w:val="1F3B6E"/>
                <w:sz w:val="19"/>
                <w:szCs w:val="19"/>
              </w:rPr>
              <w:t xml:space="preserve"> Delivers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55D9B5" w14:textId="77777777" w:rsidR="00CB651D" w:rsidRDefault="00CB651D" w:rsidP="0024289A">
            <w:proofErr w:type="spellStart"/>
            <w:r>
              <w:rPr>
                <w:b/>
                <w:bCs/>
                <w:color w:val="1F3B6E"/>
                <w:sz w:val="19"/>
                <w:szCs w:val="19"/>
              </w:rPr>
              <w:t>Afiniti</w:t>
            </w:r>
            <w:proofErr w:type="spellEnd"/>
            <w:r>
              <w:rPr>
                <w:b/>
                <w:bCs/>
                <w:color w:val="1F3B6E"/>
                <w:sz w:val="19"/>
                <w:szCs w:val="19"/>
              </w:rPr>
              <w:t xml:space="preserve"> Provides</w:t>
            </w:r>
          </w:p>
        </w:tc>
      </w:tr>
      <w:tr w:rsidR="00CB651D" w14:paraId="0AA5E29F"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B02E" w14:textId="77777777" w:rsidR="00CB651D" w:rsidRDefault="00CB651D" w:rsidP="0024289A">
            <w:r>
              <w:rPr>
                <w:color w:val="555555"/>
                <w:sz w:val="19"/>
                <w:szCs w:val="19"/>
              </w:rPr>
              <w:t>Onboarding Audit (PDF, ~4–5 pages): current analytics configuration assessment, tool access inventory with gap list, stakeholder map, and sprint kickoff agenda with role assignments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D74F" w14:textId="77777777" w:rsidR="00CB651D" w:rsidRDefault="00CB651D" w:rsidP="0024289A">
            <w:r>
              <w:rPr>
                <w:color w:val="555555"/>
                <w:sz w:val="19"/>
                <w:szCs w:val="19"/>
              </w:rPr>
              <w:t>Provide tool access and admin credentials (GA4, GSC, SEMrush/</w:t>
            </w:r>
            <w:proofErr w:type="spellStart"/>
            <w:r>
              <w:rPr>
                <w:color w:val="555555"/>
                <w:sz w:val="19"/>
                <w:szCs w:val="19"/>
              </w:rPr>
              <w:t>Ahrefs</w:t>
            </w:r>
            <w:proofErr w:type="spellEnd"/>
            <w:r>
              <w:rPr>
                <w:color w:val="555555"/>
                <w:sz w:val="19"/>
                <w:szCs w:val="19"/>
              </w:rPr>
              <w:t>, WordPress, social accounts)</w:t>
            </w:r>
          </w:p>
        </w:tc>
      </w:tr>
      <w:tr w:rsidR="00CB651D" w14:paraId="44FC83BF"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96FA" w14:textId="77777777" w:rsidR="00CB651D" w:rsidRDefault="00CB651D" w:rsidP="0024289A">
            <w:r>
              <w:rPr>
                <w:color w:val="555555"/>
                <w:sz w:val="19"/>
                <w:szCs w:val="19"/>
              </w:rPr>
              <w:t xml:space="preserve">AI Visibility Baseline Report (PDF + spreadsheet): results from 15 high-intent prompts tested across ChatGPT, Perplexity, Claude, Gemini, and Google AI Overviews — documenting where </w:t>
            </w:r>
            <w:proofErr w:type="spellStart"/>
            <w:r>
              <w:rPr>
                <w:color w:val="555555"/>
                <w:sz w:val="19"/>
                <w:szCs w:val="19"/>
              </w:rPr>
              <w:t>Afiniti</w:t>
            </w:r>
            <w:proofErr w:type="spellEnd"/>
            <w:r>
              <w:rPr>
                <w:color w:val="555555"/>
                <w:sz w:val="19"/>
                <w:szCs w:val="19"/>
              </w:rPr>
              <w:t xml:space="preserve"> is cited and where competitors appear instead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3A48C" w14:textId="77777777" w:rsidR="00CB651D" w:rsidRDefault="00CB651D" w:rsidP="0024289A">
            <w:r>
              <w:rPr>
                <w:color w:val="555555"/>
                <w:sz w:val="19"/>
                <w:szCs w:val="19"/>
              </w:rPr>
              <w:t>Provide historical analytics data and existing reporting for context</w:t>
            </w:r>
          </w:p>
        </w:tc>
      </w:tr>
      <w:tr w:rsidR="00CB651D" w14:paraId="370D384C"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1E04" w14:textId="77777777" w:rsidR="00CB651D" w:rsidRDefault="00CB651D" w:rsidP="0024289A">
            <w:r>
              <w:rPr>
                <w:color w:val="555555"/>
                <w:sz w:val="19"/>
                <w:szCs w:val="19"/>
              </w:rPr>
              <w:t>Weekly Status Reports (PDF or email): deliverable progress tracker, hours logged against estimate, blockers/dependencies flagged, next-week priorities, and any scope adjustment recommendations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3AF1" w14:textId="77777777" w:rsidR="00CB651D" w:rsidRDefault="00CB651D" w:rsidP="0024289A">
            <w:r>
              <w:rPr>
                <w:color w:val="555555"/>
                <w:sz w:val="19"/>
                <w:szCs w:val="19"/>
              </w:rPr>
              <w:t>Internal stakeholder availability for onboarding and weekly strategy calls</w:t>
            </w:r>
          </w:p>
        </w:tc>
      </w:tr>
      <w:tr w:rsidR="00CB651D" w14:paraId="05131361"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821F" w14:textId="77777777" w:rsidR="00CB651D" w:rsidRDefault="00CB651D" w:rsidP="0024289A">
            <w:r>
              <w:rPr>
                <w:color w:val="555555"/>
                <w:sz w:val="19"/>
                <w:szCs w:val="19"/>
              </w:rPr>
              <w:t>30-Day AI Visibility Re-Test (PDF + spreadsheet): same 15 prompts re-tested with before/after comparison, citation changes documented, and recommendations for continued optimization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D8FD1" w14:textId="77777777" w:rsidR="00CB651D" w:rsidRDefault="00CB651D" w:rsidP="0024289A">
            <w:r>
              <w:rPr>
                <w:color w:val="555555"/>
                <w:sz w:val="19"/>
                <w:szCs w:val="19"/>
              </w:rPr>
              <w:t>Subject matter expert access for content review and technical validation</w:t>
            </w:r>
          </w:p>
        </w:tc>
      </w:tr>
      <w:tr w:rsidR="00CB651D" w14:paraId="75D2569B" w14:textId="77777777" w:rsidTr="0024289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2A88" w14:textId="77777777" w:rsidR="00CB651D" w:rsidRDefault="00CB651D" w:rsidP="0024289A">
            <w:r>
              <w:rPr>
                <w:color w:val="555555"/>
                <w:sz w:val="19"/>
                <w:szCs w:val="19"/>
              </w:rPr>
              <w:t>Month 2–12 Roadmap + KPI Baselines (PDF, ~6–8 pages): phased growth plan with quarterly milestones, channel-specific KPI targets, budget recommendations, headcount/resource needs, and decision criteria for scaling or pivoting each channel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B8962" w14:textId="77777777" w:rsidR="00CB651D" w:rsidRDefault="00CB651D" w:rsidP="0024289A">
            <w:r>
              <w:rPr>
                <w:color w:val="555555"/>
                <w:sz w:val="19"/>
                <w:szCs w:val="19"/>
              </w:rPr>
              <w:t xml:space="preserve">Assign dedicated resource(s) to account research, page audits, and content writing. Ad platform accounts operational (Meta, Google Ads, LinkedIn) with </w:t>
            </w:r>
            <w:proofErr w:type="spellStart"/>
            <w:r>
              <w:rPr>
                <w:color w:val="555555"/>
                <w:sz w:val="19"/>
                <w:szCs w:val="19"/>
              </w:rPr>
              <w:t>Strategnik</w:t>
            </w:r>
            <w:proofErr w:type="spellEnd"/>
            <w:r>
              <w:rPr>
                <w:color w:val="555555"/>
                <w:sz w:val="19"/>
                <w:szCs w:val="19"/>
              </w:rPr>
              <w:t xml:space="preserve"> access by Week 3. Form capture solution configured and routing to Salesforce before campaign launch.</w:t>
            </w:r>
          </w:p>
        </w:tc>
      </w:tr>
    </w:tbl>
    <w:p w14:paraId="215168A1" w14:textId="77777777" w:rsidR="00CB651D" w:rsidRDefault="00CB651D" w:rsidP="00CB651D">
      <w:pPr>
        <w:spacing w:before="120"/>
      </w:pPr>
    </w:p>
    <w:p w14:paraId="4B27A6C1" w14:textId="77777777" w:rsidR="00CB651D" w:rsidRDefault="00CB651D" w:rsidP="00CB651D">
      <w:pPr>
        <w:pStyle w:val="Heading1"/>
        <w:pBdr>
          <w:bottom w:val="single" w:sz="6" w:space="4" w:color="1F3B6E"/>
        </w:pBdr>
      </w:pPr>
      <w:r>
        <w:lastRenderedPageBreak/>
        <w:t>Prerequisites &amp; Dependency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190"/>
        <w:gridCol w:w="1032"/>
        <w:gridCol w:w="4381"/>
      </w:tblGrid>
      <w:tr w:rsidR="00CB651D" w14:paraId="79F85F32" w14:textId="77777777" w:rsidTr="0024289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3511C7" w14:textId="77777777" w:rsidR="00CB651D" w:rsidRDefault="00CB651D" w:rsidP="0024289A">
            <w:r>
              <w:rPr>
                <w:b/>
                <w:bCs/>
                <w:color w:val="1F3B6E"/>
                <w:sz w:val="19"/>
                <w:szCs w:val="19"/>
              </w:rPr>
              <w:t>Prerequisite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7ED10" w14:textId="77777777" w:rsidR="00CB651D" w:rsidRDefault="00CB651D" w:rsidP="0024289A">
            <w:r>
              <w:rPr>
                <w:b/>
                <w:bCs/>
                <w:color w:val="1F3B6E"/>
                <w:sz w:val="19"/>
                <w:szCs w:val="19"/>
              </w:rPr>
              <w:t>Needed By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4E5CA0" w14:textId="77777777" w:rsidR="00CB651D" w:rsidRDefault="00CB651D" w:rsidP="0024289A">
            <w:r>
              <w:rPr>
                <w:b/>
                <w:bCs/>
                <w:color w:val="1F3B6E"/>
                <w:sz w:val="19"/>
                <w:szCs w:val="19"/>
              </w:rPr>
              <w:t>Risk</w:t>
            </w:r>
          </w:p>
        </w:tc>
        <w:tc>
          <w:tcPr>
            <w:tcW w:w="4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44297C" w14:textId="77777777" w:rsidR="00CB651D" w:rsidRDefault="00CB651D" w:rsidP="0024289A">
            <w:r>
              <w:rPr>
                <w:b/>
                <w:bCs/>
                <w:color w:val="1F3B6E"/>
                <w:sz w:val="19"/>
                <w:szCs w:val="19"/>
              </w:rPr>
              <w:t xml:space="preserve">Impact If </w:t>
            </w:r>
            <w:proofErr w:type="gramStart"/>
            <w:r>
              <w:rPr>
                <w:b/>
                <w:bCs/>
                <w:color w:val="1F3B6E"/>
                <w:sz w:val="19"/>
                <w:szCs w:val="19"/>
              </w:rPr>
              <w:t>Delayed</w:t>
            </w:r>
            <w:proofErr w:type="gramEnd"/>
          </w:p>
        </w:tc>
      </w:tr>
      <w:tr w:rsidR="00CB651D" w14:paraId="04C424B3" w14:textId="77777777" w:rsidTr="002428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9099C" w14:textId="77777777" w:rsidR="00CB651D" w:rsidRDefault="00CB651D" w:rsidP="0024289A">
            <w:r>
              <w:rPr>
                <w:color w:val="555555"/>
                <w:sz w:val="19"/>
                <w:szCs w:val="19"/>
              </w:rPr>
              <w:t>Target account research (</w:t>
            </w:r>
            <w:proofErr w:type="spellStart"/>
            <w:r>
              <w:rPr>
                <w:color w:val="555555"/>
                <w:sz w:val="19"/>
                <w:szCs w:val="19"/>
              </w:rPr>
              <w:t>Afiniti</w:t>
            </w:r>
            <w:proofErr w:type="spellEnd"/>
            <w:r>
              <w:rPr>
                <w:color w:val="555555"/>
                <w:sz w:val="19"/>
                <w:szCs w:val="19"/>
              </w:rPr>
              <w:t xml:space="preserve"> populates list using </w:t>
            </w:r>
            <w:proofErr w:type="spellStart"/>
            <w:r>
              <w:rPr>
                <w:color w:val="555555"/>
                <w:sz w:val="19"/>
                <w:szCs w:val="19"/>
              </w:rPr>
              <w:t>Strategnik's</w:t>
            </w:r>
            <w:proofErr w:type="spellEnd"/>
            <w:r>
              <w:rPr>
                <w:color w:val="555555"/>
                <w:sz w:val="19"/>
                <w:szCs w:val="19"/>
              </w:rPr>
              <w:t xml:space="preserve"> criteria and 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76AC" w14:textId="77777777" w:rsidR="00CB651D" w:rsidRDefault="00CB651D" w:rsidP="0024289A">
            <w:r>
              <w:rPr>
                <w:color w:val="555555"/>
                <w:sz w:val="19"/>
                <w:szCs w:val="19"/>
              </w:rPr>
              <w:t>End of Week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F6585" w14:textId="77777777" w:rsidR="00CB651D" w:rsidRDefault="00CB651D" w:rsidP="0024289A">
            <w:r>
              <w:rPr>
                <w:color w:val="555555"/>
                <w:sz w:val="19"/>
                <w:szCs w:val="19"/>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92A2" w14:textId="77777777" w:rsidR="00CB651D" w:rsidRDefault="00CB651D" w:rsidP="0024289A">
            <w:r>
              <w:rPr>
                <w:color w:val="555555"/>
                <w:sz w:val="19"/>
                <w:szCs w:val="19"/>
              </w:rPr>
              <w:t>ABM campaign architecture proceeds but targeting cannot be validated against a live account list</w:t>
            </w:r>
          </w:p>
        </w:tc>
      </w:tr>
      <w:tr w:rsidR="00CB651D" w14:paraId="19F0F83F" w14:textId="77777777" w:rsidTr="002428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A451" w14:textId="77777777" w:rsidR="00CB651D" w:rsidRDefault="00CB651D" w:rsidP="0024289A">
            <w:r>
              <w:rPr>
                <w:color w:val="555555"/>
                <w:sz w:val="19"/>
                <w:szCs w:val="19"/>
              </w:rPr>
              <w:t>Page-by-page SEO audit completion (</w:t>
            </w:r>
            <w:proofErr w:type="spellStart"/>
            <w:r>
              <w:rPr>
                <w:color w:val="555555"/>
                <w:sz w:val="19"/>
                <w:szCs w:val="19"/>
              </w:rPr>
              <w:t>Afiniti</w:t>
            </w:r>
            <w:proofErr w:type="spellEnd"/>
            <w:r>
              <w:rPr>
                <w:color w:val="555555"/>
                <w:sz w:val="19"/>
                <w:szCs w:val="19"/>
              </w:rPr>
              <w:t xml:space="preserve"> fills 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A798" w14:textId="77777777" w:rsidR="00CB651D" w:rsidRDefault="00CB651D" w:rsidP="0024289A">
            <w:r>
              <w:rPr>
                <w:color w:val="555555"/>
                <w:sz w:val="19"/>
                <w:szCs w:val="19"/>
              </w:rPr>
              <w:t>End of Week 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648EA" w14:textId="77777777" w:rsidR="00CB651D" w:rsidRDefault="00CB651D" w:rsidP="0024289A">
            <w:r>
              <w:rPr>
                <w:color w:val="555555"/>
                <w:sz w:val="19"/>
                <w:szCs w:val="19"/>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7F28E" w14:textId="77777777" w:rsidR="00CB651D" w:rsidRDefault="00CB651D" w:rsidP="0024289A">
            <w:r>
              <w:rPr>
                <w:color w:val="555555"/>
                <w:sz w:val="19"/>
                <w:szCs w:val="19"/>
              </w:rPr>
              <w:t>Strategic SEO recommendations delayed; schema delivery proceeds on available pages only</w:t>
            </w:r>
          </w:p>
        </w:tc>
      </w:tr>
      <w:tr w:rsidR="00CB651D" w14:paraId="70BAACDD" w14:textId="77777777" w:rsidTr="002428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04760" w14:textId="77777777" w:rsidR="00CB651D" w:rsidRDefault="00CB651D" w:rsidP="0024289A">
            <w:r>
              <w:rPr>
                <w:color w:val="555555"/>
                <w:sz w:val="19"/>
                <w:szCs w:val="19"/>
              </w:rPr>
              <w:t>Ad platform accounts created (Meta, Google Ads, LinkedIn)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1A73" w14:textId="77777777" w:rsidR="00CB651D" w:rsidRDefault="00CB651D" w:rsidP="0024289A">
            <w:r>
              <w:rPr>
                <w:color w:val="555555"/>
                <w:sz w:val="19"/>
                <w:szCs w:val="19"/>
              </w:rPr>
              <w:t>Week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68D2" w14:textId="77777777" w:rsidR="00CB651D" w:rsidRDefault="00CB651D" w:rsidP="0024289A">
            <w:r>
              <w:rPr>
                <w:color w:val="555555"/>
                <w:sz w:val="19"/>
                <w:szCs w:val="19"/>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1F3A" w14:textId="77777777" w:rsidR="00CB651D" w:rsidRDefault="00CB651D" w:rsidP="0024289A">
            <w:r>
              <w:rPr>
                <w:color w:val="555555"/>
                <w:sz w:val="19"/>
                <w:szCs w:val="19"/>
              </w:rPr>
              <w:t>Campaign architecture delivered but cannot be validated against live platform configuration</w:t>
            </w:r>
          </w:p>
        </w:tc>
      </w:tr>
      <w:tr w:rsidR="00CB651D" w14:paraId="5204C040" w14:textId="77777777" w:rsidTr="002428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8E59" w14:textId="77777777" w:rsidR="00CB651D" w:rsidRDefault="00CB651D" w:rsidP="0024289A">
            <w:r>
              <w:rPr>
                <w:color w:val="555555"/>
                <w:sz w:val="19"/>
                <w:szCs w:val="19"/>
              </w:rPr>
              <w:t>Form provider + SFDC integration operational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D41B" w14:textId="77777777" w:rsidR="00CB651D" w:rsidRDefault="00CB651D" w:rsidP="0024289A">
            <w:r>
              <w:rPr>
                <w:color w:val="555555"/>
                <w:sz w:val="19"/>
                <w:szCs w:val="19"/>
              </w:rPr>
              <w:t>Week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FF99" w14:textId="77777777" w:rsidR="00CB651D" w:rsidRDefault="00CB651D" w:rsidP="0024289A">
            <w:r>
              <w:rPr>
                <w:color w:val="555555"/>
                <w:sz w:val="19"/>
                <w:szCs w:val="19"/>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29115" w14:textId="77777777" w:rsidR="00CB651D" w:rsidRDefault="00CB651D" w:rsidP="0024289A">
            <w:r>
              <w:rPr>
                <w:color w:val="555555"/>
                <w:sz w:val="19"/>
                <w:szCs w:val="19"/>
              </w:rPr>
              <w:t>Nurture and ABM campaigns ready to launch but no lead capture mechanism in place</w:t>
            </w:r>
          </w:p>
        </w:tc>
      </w:tr>
      <w:tr w:rsidR="00CB651D" w14:paraId="155CBF67" w14:textId="77777777" w:rsidTr="002428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2720" w14:textId="77777777" w:rsidR="00CB651D" w:rsidRDefault="00CB651D" w:rsidP="0024289A">
            <w:r>
              <w:rPr>
                <w:color w:val="555555"/>
                <w:sz w:val="19"/>
                <w:szCs w:val="19"/>
              </w:rPr>
              <w:t>Competitor research data gathered (</w:t>
            </w:r>
            <w:proofErr w:type="spellStart"/>
            <w:r>
              <w:rPr>
                <w:color w:val="555555"/>
                <w:sz w:val="19"/>
                <w:szCs w:val="19"/>
              </w:rPr>
              <w:t>Afiniti</w:t>
            </w:r>
            <w:proofErr w:type="spellEnd"/>
            <w:r>
              <w:rPr>
                <w:color w:val="555555"/>
                <w:sz w:val="19"/>
                <w:szCs w:val="19"/>
              </w:rPr>
              <w:t xml:space="preserve"> fills research 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9C23A" w14:textId="77777777" w:rsidR="00CB651D" w:rsidRDefault="00CB651D" w:rsidP="0024289A">
            <w:r>
              <w:rPr>
                <w:color w:val="555555"/>
                <w:sz w:val="19"/>
                <w:szCs w:val="19"/>
              </w:rPr>
              <w:t>End of Week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D0F79" w14:textId="77777777" w:rsidR="00CB651D" w:rsidRDefault="00CB651D" w:rsidP="0024289A">
            <w:r>
              <w:rPr>
                <w:color w:val="555555"/>
                <w:sz w:val="19"/>
                <w:szCs w:val="19"/>
              </w:rPr>
              <w:t>LOW</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77E15" w14:textId="77777777" w:rsidR="00CB651D" w:rsidRDefault="00CB651D" w:rsidP="0024289A">
            <w:r>
              <w:rPr>
                <w:color w:val="555555"/>
                <w:sz w:val="19"/>
                <w:szCs w:val="19"/>
              </w:rPr>
              <w:t xml:space="preserve">Comparison page briefs delivered with gaps; </w:t>
            </w:r>
            <w:proofErr w:type="spellStart"/>
            <w:r>
              <w:rPr>
                <w:color w:val="555555"/>
                <w:sz w:val="19"/>
                <w:szCs w:val="19"/>
              </w:rPr>
              <w:t>Strategnik</w:t>
            </w:r>
            <w:proofErr w:type="spellEnd"/>
            <w:r>
              <w:rPr>
                <w:color w:val="555555"/>
                <w:sz w:val="19"/>
                <w:szCs w:val="19"/>
              </w:rPr>
              <w:t xml:space="preserve"> supplements where possible</w:t>
            </w:r>
          </w:p>
        </w:tc>
      </w:tr>
      <w:tr w:rsidR="00CB651D" w14:paraId="0C77B9AE" w14:textId="77777777" w:rsidTr="002428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88BE" w14:textId="77777777" w:rsidR="00CB651D" w:rsidRDefault="00CB651D" w:rsidP="0024289A">
            <w:r>
              <w:rPr>
                <w:color w:val="555555"/>
                <w:sz w:val="19"/>
                <w:szCs w:val="19"/>
              </w:rPr>
              <w:t>GTM container snippet installed on site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AEF2" w14:textId="77777777" w:rsidR="00CB651D" w:rsidRDefault="00CB651D" w:rsidP="0024289A">
            <w:r>
              <w:rPr>
                <w:color w:val="555555"/>
                <w:sz w:val="19"/>
                <w:szCs w:val="19"/>
              </w:rPr>
              <w:t>Week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57686" w14:textId="77777777" w:rsidR="00CB651D" w:rsidRDefault="00CB651D" w:rsidP="0024289A">
            <w:r>
              <w:rPr>
                <w:color w:val="555555"/>
                <w:sz w:val="19"/>
                <w:szCs w:val="19"/>
              </w:rPr>
              <w:t>LOW</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0A8C6" w14:textId="77777777" w:rsidR="00CB651D" w:rsidRDefault="00CB651D" w:rsidP="0024289A">
            <w:r>
              <w:rPr>
                <w:color w:val="555555"/>
                <w:sz w:val="19"/>
                <w:szCs w:val="19"/>
              </w:rPr>
              <w:t>GA4/GTM configured but not collecting data until installed</w:t>
            </w:r>
          </w:p>
        </w:tc>
      </w:tr>
    </w:tbl>
    <w:p w14:paraId="043D850D" w14:textId="77777777" w:rsidR="00CB651D" w:rsidRPr="00CB651D" w:rsidRDefault="00CB651D" w:rsidP="00CB651D">
      <w:pPr>
        <w:pStyle w:val="PlainText"/>
        <w:ind w:left="720"/>
        <w:jc w:val="both"/>
        <w:rPr>
          <w:rFonts w:ascii="Times New Roman" w:hAnsi="Times New Roman"/>
          <w:iCs/>
          <w:sz w:val="22"/>
          <w:szCs w:val="22"/>
        </w:rPr>
      </w:pPr>
    </w:p>
    <w:p w14:paraId="1D5551AE" w14:textId="77777777" w:rsidR="00CB651D" w:rsidRDefault="00CB651D" w:rsidP="00CB651D">
      <w:pPr>
        <w:pStyle w:val="PlainText"/>
        <w:jc w:val="both"/>
        <w:rPr>
          <w:rFonts w:ascii="Times New Roman" w:hAnsi="Times New Roman"/>
          <w:i/>
          <w:sz w:val="22"/>
          <w:szCs w:val="22"/>
        </w:rPr>
      </w:pPr>
    </w:p>
    <w:p w14:paraId="5B3ED3DA" w14:textId="77777777" w:rsidR="00CB651D" w:rsidRPr="00CA7525" w:rsidRDefault="00CB651D" w:rsidP="00CB651D">
      <w:pPr>
        <w:pStyle w:val="PlainText"/>
        <w:jc w:val="both"/>
        <w:rPr>
          <w:rFonts w:ascii="Times New Roman" w:hAnsi="Times New Roman"/>
          <w:sz w:val="22"/>
          <w:szCs w:val="22"/>
        </w:rPr>
      </w:pPr>
    </w:p>
    <w:p w14:paraId="53BE8C20" w14:textId="31117408" w:rsidR="00CB651D" w:rsidRPr="00CB651D" w:rsidRDefault="00CB651D" w:rsidP="00CB651D">
      <w:pPr>
        <w:pStyle w:val="PlainText"/>
        <w:numPr>
          <w:ilvl w:val="0"/>
          <w:numId w:val="1"/>
        </w:numPr>
        <w:jc w:val="both"/>
        <w:rPr>
          <w:rFonts w:ascii="Times New Roman" w:hAnsi="Times New Roman"/>
          <w:sz w:val="22"/>
          <w:szCs w:val="22"/>
        </w:rPr>
      </w:pPr>
      <w:r w:rsidRPr="00CA7525">
        <w:rPr>
          <w:rFonts w:ascii="Times New Roman" w:hAnsi="Times New Roman"/>
          <w:b/>
          <w:sz w:val="22"/>
          <w:szCs w:val="22"/>
        </w:rPr>
        <w:t>Completion.</w:t>
      </w:r>
      <w:r w:rsidRPr="00CA7525">
        <w:rPr>
          <w:rFonts w:ascii="Times New Roman" w:hAnsi="Times New Roman"/>
          <w:sz w:val="22"/>
          <w:szCs w:val="22"/>
        </w:rPr>
        <w:t xml:space="preserve">  The Services will be completed </w:t>
      </w:r>
      <w:r>
        <w:rPr>
          <w:rFonts w:ascii="Times New Roman" w:hAnsi="Times New Roman"/>
          <w:sz w:val="22"/>
          <w:szCs w:val="22"/>
        </w:rPr>
        <w:t>within four weeks from project kickoff date as follows:</w:t>
      </w:r>
    </w:p>
    <w:p w14:paraId="60668AD2" w14:textId="77777777" w:rsidR="00CB651D" w:rsidRDefault="00CB651D" w:rsidP="00CB651D">
      <w:pPr>
        <w:pStyle w:val="Heading1"/>
        <w:pBdr>
          <w:bottom w:val="single" w:sz="6" w:space="4" w:color="1F3B6E"/>
        </w:pBdr>
      </w:pPr>
      <w:r>
        <w:t>Weekly Sprint Timeline</w:t>
      </w:r>
    </w:p>
    <w:p w14:paraId="58E88642" w14:textId="77777777" w:rsidR="00CB651D" w:rsidRDefault="00CB651D" w:rsidP="00CB651D">
      <w:pPr>
        <w:pStyle w:val="Heading2"/>
      </w:pPr>
      <w:r>
        <w:t>Week 1: Foundation (Target: ~34 hours)</w:t>
      </w:r>
    </w:p>
    <w:p w14:paraId="6B73885C" w14:textId="77777777" w:rsidR="00CB651D" w:rsidRDefault="00CB651D" w:rsidP="00CB651D">
      <w:pPr>
        <w:spacing w:before="80" w:after="80"/>
      </w:pPr>
      <w:proofErr w:type="spellStart"/>
      <w:r>
        <w:rPr>
          <w:color w:val="555555"/>
        </w:rPr>
        <w:t>Strategnik</w:t>
      </w:r>
      <w:proofErr w:type="spellEnd"/>
      <w:r>
        <w:rPr>
          <w:color w:val="555555"/>
        </w:rPr>
        <w:t>:</w:t>
      </w:r>
    </w:p>
    <w:p w14:paraId="4A433153" w14:textId="77777777" w:rsidR="00CB651D" w:rsidRDefault="00CB651D" w:rsidP="00CB651D">
      <w:pPr>
        <w:pStyle w:val="ListParagraph"/>
        <w:numPr>
          <w:ilvl w:val="0"/>
          <w:numId w:val="2"/>
        </w:numPr>
        <w:spacing w:before="40" w:after="40"/>
        <w:contextualSpacing w:val="0"/>
      </w:pPr>
      <w:r>
        <w:rPr>
          <w:color w:val="555555"/>
        </w:rPr>
        <w:t>Strategic onboarding: analytics audit, tool access, stakeholder alignment</w:t>
      </w:r>
    </w:p>
    <w:p w14:paraId="0EC81964" w14:textId="77777777" w:rsidR="00CB651D" w:rsidRDefault="00CB651D" w:rsidP="00CB651D">
      <w:pPr>
        <w:pStyle w:val="ListParagraph"/>
        <w:numPr>
          <w:ilvl w:val="0"/>
          <w:numId w:val="2"/>
        </w:numPr>
        <w:spacing w:before="40" w:after="40"/>
        <w:contextualSpacing w:val="0"/>
      </w:pPr>
      <w:r>
        <w:rPr>
          <w:color w:val="555555"/>
        </w:rPr>
        <w:t>AI visibility baseline: 15-prompt battery across ChatGPT, Perplexity, Claude, Gemini, AI Overviews</w:t>
      </w:r>
    </w:p>
    <w:p w14:paraId="2D82DBCF" w14:textId="77777777" w:rsidR="00CB651D" w:rsidRDefault="00CB651D" w:rsidP="00CB651D">
      <w:pPr>
        <w:pStyle w:val="ListParagraph"/>
        <w:numPr>
          <w:ilvl w:val="0"/>
          <w:numId w:val="2"/>
        </w:numPr>
        <w:spacing w:before="40" w:after="40"/>
        <w:contextualSpacing w:val="0"/>
      </w:pPr>
      <w:r>
        <w:rPr>
          <w:color w:val="555555"/>
        </w:rPr>
        <w:t>GA4 property + GTM container setup from scratch</w:t>
      </w:r>
    </w:p>
    <w:p w14:paraId="10375CCF" w14:textId="77777777" w:rsidR="00CB651D" w:rsidRDefault="00CB651D" w:rsidP="00CB651D">
      <w:pPr>
        <w:pStyle w:val="ListParagraph"/>
        <w:numPr>
          <w:ilvl w:val="0"/>
          <w:numId w:val="2"/>
        </w:numPr>
        <w:spacing w:before="40" w:after="40"/>
        <w:contextualSpacing w:val="0"/>
      </w:pPr>
      <w:r>
        <w:rPr>
          <w:color w:val="555555"/>
        </w:rPr>
        <w:t>Conversion tracking architecture: event tags, triggers, audience definitions</w:t>
      </w:r>
    </w:p>
    <w:p w14:paraId="36F0250D" w14:textId="77777777" w:rsidR="00CB651D" w:rsidRDefault="00CB651D" w:rsidP="00CB651D">
      <w:pPr>
        <w:pStyle w:val="ListParagraph"/>
        <w:numPr>
          <w:ilvl w:val="0"/>
          <w:numId w:val="2"/>
        </w:numPr>
        <w:spacing w:before="40" w:after="40"/>
        <w:contextualSpacing w:val="0"/>
      </w:pPr>
      <w:r>
        <w:rPr>
          <w:color w:val="555555"/>
        </w:rPr>
        <w:t xml:space="preserve">SEO audit template + rubric delivered to </w:t>
      </w:r>
      <w:proofErr w:type="spellStart"/>
      <w:r>
        <w:rPr>
          <w:color w:val="555555"/>
        </w:rPr>
        <w:t>Afiniti's</w:t>
      </w:r>
      <w:proofErr w:type="spellEnd"/>
      <w:r>
        <w:rPr>
          <w:color w:val="555555"/>
        </w:rPr>
        <w:t xml:space="preserve"> team</w:t>
      </w:r>
    </w:p>
    <w:p w14:paraId="35CA31E0" w14:textId="77777777" w:rsidR="00CB651D" w:rsidRDefault="00CB651D" w:rsidP="00CB651D">
      <w:pPr>
        <w:pStyle w:val="ListParagraph"/>
        <w:numPr>
          <w:ilvl w:val="0"/>
          <w:numId w:val="2"/>
        </w:numPr>
        <w:spacing w:before="40" w:after="40"/>
        <w:contextualSpacing w:val="0"/>
      </w:pPr>
      <w:r>
        <w:rPr>
          <w:color w:val="555555"/>
        </w:rPr>
        <w:t>JSON-LD schema templates built; first pages delivered</w:t>
      </w:r>
    </w:p>
    <w:p w14:paraId="28E82329" w14:textId="77777777" w:rsidR="00CB651D" w:rsidRDefault="00CB651D" w:rsidP="00CB651D">
      <w:pPr>
        <w:pStyle w:val="ListParagraph"/>
        <w:numPr>
          <w:ilvl w:val="0"/>
          <w:numId w:val="2"/>
        </w:numPr>
        <w:spacing w:before="40" w:after="40"/>
        <w:contextualSpacing w:val="0"/>
      </w:pPr>
      <w:r>
        <w:rPr>
          <w:color w:val="555555"/>
        </w:rPr>
        <w:t>Content architecture: pillar page brief, definitions hub mapping, editorial calendar framework</w:t>
      </w:r>
    </w:p>
    <w:p w14:paraId="6C99ABFE" w14:textId="77777777" w:rsidR="00CB651D" w:rsidRDefault="00CB651D" w:rsidP="00CB651D">
      <w:pPr>
        <w:pStyle w:val="ListParagraph"/>
        <w:numPr>
          <w:ilvl w:val="0"/>
          <w:numId w:val="2"/>
        </w:numPr>
        <w:spacing w:before="40" w:after="40"/>
        <w:contextualSpacing w:val="0"/>
      </w:pPr>
      <w:r>
        <w:rPr>
          <w:color w:val="555555"/>
        </w:rPr>
        <w:t xml:space="preserve">ICP definition + target account criteria delivered to </w:t>
      </w:r>
      <w:proofErr w:type="spellStart"/>
      <w:r>
        <w:rPr>
          <w:color w:val="555555"/>
        </w:rPr>
        <w:t>Afiniti's</w:t>
      </w:r>
      <w:proofErr w:type="spellEnd"/>
      <w:r>
        <w:rPr>
          <w:color w:val="555555"/>
        </w:rPr>
        <w:t xml:space="preserve"> team</w:t>
      </w:r>
    </w:p>
    <w:p w14:paraId="5E680FC8" w14:textId="77777777" w:rsidR="00CB651D" w:rsidRDefault="00CB651D" w:rsidP="00CB651D">
      <w:pPr>
        <w:spacing w:before="80"/>
      </w:pPr>
    </w:p>
    <w:p w14:paraId="593243B2" w14:textId="77777777" w:rsidR="00CB651D" w:rsidRDefault="00CB651D" w:rsidP="00CB651D">
      <w:pPr>
        <w:spacing w:before="80" w:after="80"/>
      </w:pPr>
      <w:proofErr w:type="spellStart"/>
      <w:r>
        <w:rPr>
          <w:color w:val="555555"/>
        </w:rPr>
        <w:t>Afiniti's</w:t>
      </w:r>
      <w:proofErr w:type="spellEnd"/>
      <w:r>
        <w:rPr>
          <w:color w:val="555555"/>
        </w:rPr>
        <w:t xml:space="preserve"> team (in parallel):</w:t>
      </w:r>
    </w:p>
    <w:p w14:paraId="785BEDE9" w14:textId="77777777" w:rsidR="00CB651D" w:rsidRDefault="00CB651D" w:rsidP="00CB651D">
      <w:pPr>
        <w:pStyle w:val="ListParagraph"/>
        <w:numPr>
          <w:ilvl w:val="0"/>
          <w:numId w:val="2"/>
        </w:numPr>
        <w:spacing w:before="40" w:after="40"/>
        <w:contextualSpacing w:val="0"/>
      </w:pPr>
      <w:r>
        <w:rPr>
          <w:color w:val="555555"/>
        </w:rPr>
        <w:t>Begin page-by-page SEO audit using template (due end of Week 1)</w:t>
      </w:r>
    </w:p>
    <w:p w14:paraId="79C2F336" w14:textId="77777777" w:rsidR="00CB651D" w:rsidRDefault="00CB651D" w:rsidP="00CB651D">
      <w:pPr>
        <w:pStyle w:val="ListParagraph"/>
        <w:numPr>
          <w:ilvl w:val="0"/>
          <w:numId w:val="2"/>
        </w:numPr>
        <w:spacing w:before="40" w:after="40"/>
        <w:contextualSpacing w:val="0"/>
      </w:pPr>
      <w:r>
        <w:rPr>
          <w:color w:val="555555"/>
        </w:rPr>
        <w:t>Install GTM container snippet on site</w:t>
      </w:r>
    </w:p>
    <w:p w14:paraId="46F94A4A" w14:textId="77777777" w:rsidR="00CB651D" w:rsidRDefault="00CB651D" w:rsidP="00CB651D">
      <w:pPr>
        <w:pStyle w:val="ListParagraph"/>
        <w:numPr>
          <w:ilvl w:val="0"/>
          <w:numId w:val="2"/>
        </w:numPr>
        <w:spacing w:before="40" w:after="40"/>
        <w:contextualSpacing w:val="0"/>
      </w:pPr>
      <w:r>
        <w:rPr>
          <w:color w:val="555555"/>
        </w:rPr>
        <w:lastRenderedPageBreak/>
        <w:t xml:space="preserve">Begin target account research using </w:t>
      </w:r>
      <w:proofErr w:type="spellStart"/>
      <w:r>
        <w:rPr>
          <w:color w:val="555555"/>
        </w:rPr>
        <w:t>Strategnik's</w:t>
      </w:r>
      <w:proofErr w:type="spellEnd"/>
      <w:r>
        <w:rPr>
          <w:color w:val="555555"/>
        </w:rPr>
        <w:t xml:space="preserve"> criteria, template, and scoring framework</w:t>
      </w:r>
    </w:p>
    <w:p w14:paraId="64A3D378" w14:textId="77777777" w:rsidR="00CB651D" w:rsidRDefault="00CB651D" w:rsidP="00CB651D">
      <w:pPr>
        <w:pStyle w:val="ListParagraph"/>
        <w:numPr>
          <w:ilvl w:val="0"/>
          <w:numId w:val="2"/>
        </w:numPr>
        <w:spacing w:before="40" w:after="40"/>
        <w:contextualSpacing w:val="0"/>
      </w:pPr>
      <w:r>
        <w:rPr>
          <w:color w:val="555555"/>
        </w:rPr>
        <w:t>Begin ad platform account creation (Meta, Google Ads, LinkedIn)</w:t>
      </w:r>
    </w:p>
    <w:p w14:paraId="7BF49395" w14:textId="77777777" w:rsidR="00CB651D" w:rsidRDefault="00CB651D" w:rsidP="00CB651D">
      <w:pPr>
        <w:spacing w:before="80"/>
      </w:pPr>
    </w:p>
    <w:p w14:paraId="70CEB808" w14:textId="77777777" w:rsidR="00CB651D" w:rsidRDefault="00CB651D" w:rsidP="00CB651D">
      <w:pPr>
        <w:pStyle w:val="Heading2"/>
      </w:pPr>
      <w:r>
        <w:t>Week 2: SEO Delivery + Content Briefs + ABM Strategy (Target: ~32 hours)</w:t>
      </w:r>
    </w:p>
    <w:p w14:paraId="45770351" w14:textId="77777777" w:rsidR="00CB651D" w:rsidRDefault="00CB651D" w:rsidP="00CB651D">
      <w:pPr>
        <w:spacing w:before="80" w:after="80"/>
      </w:pPr>
      <w:proofErr w:type="spellStart"/>
      <w:r>
        <w:rPr>
          <w:color w:val="555555"/>
        </w:rPr>
        <w:t>Strategnik</w:t>
      </w:r>
      <w:proofErr w:type="spellEnd"/>
      <w:r>
        <w:rPr>
          <w:color w:val="555555"/>
        </w:rPr>
        <w:t>:</w:t>
      </w:r>
    </w:p>
    <w:p w14:paraId="01C7105F" w14:textId="77777777" w:rsidR="00CB651D" w:rsidRDefault="00CB651D" w:rsidP="00CB651D">
      <w:pPr>
        <w:pStyle w:val="ListParagraph"/>
        <w:numPr>
          <w:ilvl w:val="0"/>
          <w:numId w:val="2"/>
        </w:numPr>
        <w:spacing w:before="40" w:after="40"/>
        <w:contextualSpacing w:val="0"/>
      </w:pPr>
      <w:r>
        <w:rPr>
          <w:color w:val="555555"/>
        </w:rPr>
        <w:t>Complete JSON-LD schema delivery for all site pages</w:t>
      </w:r>
    </w:p>
    <w:p w14:paraId="4CCBCD19" w14:textId="77777777" w:rsidR="00CB651D" w:rsidRDefault="00CB651D" w:rsidP="00CB651D">
      <w:pPr>
        <w:pStyle w:val="ListParagraph"/>
        <w:numPr>
          <w:ilvl w:val="0"/>
          <w:numId w:val="2"/>
        </w:numPr>
        <w:spacing w:before="40" w:after="40"/>
        <w:contextualSpacing w:val="0"/>
      </w:pPr>
      <w:r>
        <w:rPr>
          <w:color w:val="555555"/>
        </w:rPr>
        <w:t xml:space="preserve">Strategic SEO review layered on </w:t>
      </w:r>
      <w:proofErr w:type="spellStart"/>
      <w:r>
        <w:rPr>
          <w:color w:val="555555"/>
        </w:rPr>
        <w:t>Afiniti's</w:t>
      </w:r>
      <w:proofErr w:type="spellEnd"/>
      <w:r>
        <w:rPr>
          <w:color w:val="555555"/>
        </w:rPr>
        <w:t xml:space="preserve"> completed audits</w:t>
      </w:r>
    </w:p>
    <w:p w14:paraId="418827F4" w14:textId="77777777" w:rsidR="00CB651D" w:rsidRDefault="00CB651D" w:rsidP="00CB651D">
      <w:pPr>
        <w:pStyle w:val="ListParagraph"/>
        <w:numPr>
          <w:ilvl w:val="0"/>
          <w:numId w:val="2"/>
        </w:numPr>
        <w:spacing w:before="40" w:after="40"/>
        <w:contextualSpacing w:val="0"/>
      </w:pPr>
      <w:r>
        <w:rPr>
          <w:color w:val="555555"/>
        </w:rPr>
        <w:t>Pillar page brief delivered: "What Is Outcome Orchestration?"</w:t>
      </w:r>
    </w:p>
    <w:p w14:paraId="1F718D64" w14:textId="77777777" w:rsidR="00CB651D" w:rsidRDefault="00CB651D" w:rsidP="00CB651D">
      <w:pPr>
        <w:pStyle w:val="ListParagraph"/>
        <w:numPr>
          <w:ilvl w:val="0"/>
          <w:numId w:val="2"/>
        </w:numPr>
        <w:spacing w:before="40" w:after="40"/>
        <w:contextualSpacing w:val="0"/>
      </w:pPr>
      <w:r>
        <w:rPr>
          <w:color w:val="555555"/>
        </w:rPr>
        <w:t>5 definitions hub page briefs delivered</w:t>
      </w:r>
    </w:p>
    <w:p w14:paraId="6249EF52" w14:textId="77777777" w:rsidR="00CB651D" w:rsidRDefault="00CB651D" w:rsidP="00CB651D">
      <w:pPr>
        <w:pStyle w:val="ListParagraph"/>
        <w:numPr>
          <w:ilvl w:val="0"/>
          <w:numId w:val="2"/>
        </w:numPr>
        <w:spacing w:before="40" w:after="40"/>
        <w:contextualSpacing w:val="0"/>
      </w:pPr>
      <w:r>
        <w:rPr>
          <w:color w:val="555555"/>
        </w:rPr>
        <w:t>12-week editorial calendar delivered</w:t>
      </w:r>
    </w:p>
    <w:p w14:paraId="496F0D42" w14:textId="77777777" w:rsidR="00CB651D" w:rsidRDefault="00CB651D" w:rsidP="00CB651D">
      <w:pPr>
        <w:pStyle w:val="ListParagraph"/>
        <w:numPr>
          <w:ilvl w:val="0"/>
          <w:numId w:val="2"/>
        </w:numPr>
        <w:spacing w:before="40" w:after="40"/>
        <w:contextualSpacing w:val="0"/>
      </w:pPr>
      <w:r>
        <w:rPr>
          <w:color w:val="555555"/>
        </w:rPr>
        <w:t>Editorial standards document delivered</w:t>
      </w:r>
    </w:p>
    <w:p w14:paraId="445C691B" w14:textId="77777777" w:rsidR="00CB651D" w:rsidRDefault="00CB651D" w:rsidP="00CB651D">
      <w:pPr>
        <w:pStyle w:val="ListParagraph"/>
        <w:numPr>
          <w:ilvl w:val="0"/>
          <w:numId w:val="2"/>
        </w:numPr>
        <w:spacing w:before="40" w:after="40"/>
        <w:contextualSpacing w:val="0"/>
      </w:pPr>
      <w:r>
        <w:rPr>
          <w:color w:val="555555"/>
        </w:rPr>
        <w:t xml:space="preserve">ABM campaign architecture </w:t>
      </w:r>
      <w:proofErr w:type="gramStart"/>
      <w:r>
        <w:rPr>
          <w:color w:val="555555"/>
        </w:rPr>
        <w:t>begins:</w:t>
      </w:r>
      <w:proofErr w:type="gramEnd"/>
      <w:r>
        <w:rPr>
          <w:color w:val="555555"/>
        </w:rPr>
        <w:t xml:space="preserve"> use-case mapping, channel strategy, targeting tiers</w:t>
      </w:r>
    </w:p>
    <w:p w14:paraId="2838F944" w14:textId="77777777" w:rsidR="00CB651D" w:rsidRDefault="00CB651D" w:rsidP="00CB651D">
      <w:pPr>
        <w:pStyle w:val="ListParagraph"/>
        <w:numPr>
          <w:ilvl w:val="0"/>
          <w:numId w:val="2"/>
        </w:numPr>
        <w:spacing w:before="40" w:after="40"/>
        <w:contextualSpacing w:val="0"/>
      </w:pPr>
      <w:r>
        <w:rPr>
          <w:color w:val="555555"/>
        </w:rPr>
        <w:t xml:space="preserve">Competitor research template delivered to </w:t>
      </w:r>
      <w:proofErr w:type="spellStart"/>
      <w:r>
        <w:rPr>
          <w:color w:val="555555"/>
        </w:rPr>
        <w:t>Afiniti's</w:t>
      </w:r>
      <w:proofErr w:type="spellEnd"/>
      <w:r>
        <w:rPr>
          <w:color w:val="555555"/>
        </w:rPr>
        <w:t xml:space="preserve"> team</w:t>
      </w:r>
    </w:p>
    <w:p w14:paraId="2CBF71FB" w14:textId="77777777" w:rsidR="00CB651D" w:rsidRDefault="00CB651D" w:rsidP="00CB651D">
      <w:pPr>
        <w:spacing w:before="80"/>
      </w:pPr>
    </w:p>
    <w:p w14:paraId="47848093" w14:textId="77777777" w:rsidR="00CB651D" w:rsidRDefault="00CB651D" w:rsidP="00CB651D">
      <w:pPr>
        <w:spacing w:before="80" w:after="80"/>
      </w:pPr>
      <w:proofErr w:type="spellStart"/>
      <w:r>
        <w:rPr>
          <w:color w:val="555555"/>
        </w:rPr>
        <w:t>Afiniti's</w:t>
      </w:r>
      <w:proofErr w:type="spellEnd"/>
      <w:r>
        <w:rPr>
          <w:color w:val="555555"/>
        </w:rPr>
        <w:t xml:space="preserve"> team (in parallel):</w:t>
      </w:r>
    </w:p>
    <w:p w14:paraId="414571CD" w14:textId="77777777" w:rsidR="00CB651D" w:rsidRDefault="00CB651D" w:rsidP="00CB651D">
      <w:pPr>
        <w:pStyle w:val="ListParagraph"/>
        <w:numPr>
          <w:ilvl w:val="0"/>
          <w:numId w:val="2"/>
        </w:numPr>
        <w:spacing w:before="40" w:after="40"/>
        <w:contextualSpacing w:val="0"/>
      </w:pPr>
      <w:r>
        <w:rPr>
          <w:color w:val="555555"/>
        </w:rPr>
        <w:t>Continue target account research; deliver completed list by end of Week 2</w:t>
      </w:r>
    </w:p>
    <w:p w14:paraId="202B9C9E" w14:textId="77777777" w:rsidR="00CB651D" w:rsidRDefault="00CB651D" w:rsidP="00CB651D">
      <w:pPr>
        <w:pStyle w:val="ListParagraph"/>
        <w:numPr>
          <w:ilvl w:val="0"/>
          <w:numId w:val="2"/>
        </w:numPr>
        <w:spacing w:before="40" w:after="40"/>
        <w:contextualSpacing w:val="0"/>
      </w:pPr>
      <w:r>
        <w:rPr>
          <w:color w:val="555555"/>
        </w:rPr>
        <w:t>Deliver competitor research data using template (due end of Week 2)</w:t>
      </w:r>
    </w:p>
    <w:p w14:paraId="44241664" w14:textId="77777777" w:rsidR="00CB651D" w:rsidRDefault="00CB651D" w:rsidP="00CB651D">
      <w:pPr>
        <w:pStyle w:val="ListParagraph"/>
        <w:numPr>
          <w:ilvl w:val="0"/>
          <w:numId w:val="2"/>
        </w:numPr>
        <w:spacing w:before="40" w:after="40"/>
        <w:contextualSpacing w:val="0"/>
      </w:pPr>
      <w:r>
        <w:rPr>
          <w:color w:val="555555"/>
        </w:rPr>
        <w:t>Begin writing pillar page from brief</w:t>
      </w:r>
    </w:p>
    <w:p w14:paraId="377BCEA0" w14:textId="77777777" w:rsidR="00CB651D" w:rsidRDefault="00CB651D" w:rsidP="00CB651D">
      <w:pPr>
        <w:pStyle w:val="ListParagraph"/>
        <w:numPr>
          <w:ilvl w:val="0"/>
          <w:numId w:val="2"/>
        </w:numPr>
        <w:spacing w:before="40" w:after="40"/>
        <w:contextualSpacing w:val="0"/>
      </w:pPr>
      <w:r>
        <w:rPr>
          <w:color w:val="555555"/>
        </w:rPr>
        <w:t xml:space="preserve">Ad platform accounts operational with </w:t>
      </w:r>
      <w:proofErr w:type="spellStart"/>
      <w:r>
        <w:rPr>
          <w:color w:val="555555"/>
        </w:rPr>
        <w:t>Strategnik</w:t>
      </w:r>
      <w:proofErr w:type="spellEnd"/>
      <w:r>
        <w:rPr>
          <w:color w:val="555555"/>
        </w:rPr>
        <w:t xml:space="preserve"> access granted</w:t>
      </w:r>
    </w:p>
    <w:p w14:paraId="23B290DD" w14:textId="77777777" w:rsidR="00CB651D" w:rsidRDefault="00CB651D" w:rsidP="00CB651D">
      <w:pPr>
        <w:spacing w:before="80"/>
      </w:pPr>
    </w:p>
    <w:p w14:paraId="146C45BB" w14:textId="77777777" w:rsidR="00CB651D" w:rsidRDefault="00CB651D" w:rsidP="00CB651D">
      <w:pPr>
        <w:pStyle w:val="Heading2"/>
      </w:pPr>
      <w:r>
        <w:t>Week 3: ABM Build + Remaining Briefs + Nurture (Target: ~32 hours)</w:t>
      </w:r>
    </w:p>
    <w:p w14:paraId="18BBC970" w14:textId="77777777" w:rsidR="00CB651D" w:rsidRDefault="00CB651D" w:rsidP="00CB651D">
      <w:pPr>
        <w:spacing w:before="80" w:after="80"/>
      </w:pPr>
      <w:proofErr w:type="spellStart"/>
      <w:r>
        <w:rPr>
          <w:color w:val="555555"/>
        </w:rPr>
        <w:t>Strategnik</w:t>
      </w:r>
      <w:proofErr w:type="spellEnd"/>
      <w:r>
        <w:rPr>
          <w:color w:val="555555"/>
        </w:rPr>
        <w:t>:</w:t>
      </w:r>
    </w:p>
    <w:p w14:paraId="772B917F" w14:textId="77777777" w:rsidR="00CB651D" w:rsidRDefault="00CB651D" w:rsidP="00CB651D">
      <w:pPr>
        <w:pStyle w:val="ListParagraph"/>
        <w:numPr>
          <w:ilvl w:val="0"/>
          <w:numId w:val="2"/>
        </w:numPr>
        <w:spacing w:before="40" w:after="40"/>
        <w:contextualSpacing w:val="0"/>
      </w:pPr>
      <w:r>
        <w:rPr>
          <w:color w:val="555555"/>
        </w:rPr>
        <w:t>Target account list review, scoring, and prioritization</w:t>
      </w:r>
    </w:p>
    <w:p w14:paraId="5D799DBC" w14:textId="77777777" w:rsidR="00CB651D" w:rsidRDefault="00CB651D" w:rsidP="00CB651D">
      <w:pPr>
        <w:pStyle w:val="ListParagraph"/>
        <w:numPr>
          <w:ilvl w:val="0"/>
          <w:numId w:val="2"/>
        </w:numPr>
        <w:spacing w:before="40" w:after="40"/>
        <w:contextualSpacing w:val="0"/>
      </w:pPr>
      <w:r>
        <w:rPr>
          <w:color w:val="555555"/>
        </w:rPr>
        <w:t>Contact identification + initial enrichment across 500 target accounts using prospecting tools</w:t>
      </w:r>
    </w:p>
    <w:p w14:paraId="1DA52504" w14:textId="77777777" w:rsidR="00CB651D" w:rsidRDefault="00CB651D" w:rsidP="00CB651D">
      <w:pPr>
        <w:pStyle w:val="ListParagraph"/>
        <w:numPr>
          <w:ilvl w:val="0"/>
          <w:numId w:val="2"/>
        </w:numPr>
        <w:spacing w:before="40" w:after="40"/>
        <w:contextualSpacing w:val="0"/>
      </w:pPr>
      <w:r>
        <w:rPr>
          <w:color w:val="555555"/>
        </w:rPr>
        <w:t>ABM campaign playbook + creative briefs delivered</w:t>
      </w:r>
    </w:p>
    <w:p w14:paraId="6389DD9F" w14:textId="77777777" w:rsidR="00CB651D" w:rsidRDefault="00CB651D" w:rsidP="00CB651D">
      <w:pPr>
        <w:pStyle w:val="ListParagraph"/>
        <w:numPr>
          <w:ilvl w:val="0"/>
          <w:numId w:val="2"/>
        </w:numPr>
        <w:spacing w:before="40" w:after="40"/>
        <w:contextualSpacing w:val="0"/>
      </w:pPr>
      <w:r>
        <w:rPr>
          <w:color w:val="555555"/>
        </w:rPr>
        <w:t>2 competitor comparison page frameworks delivered</w:t>
      </w:r>
    </w:p>
    <w:p w14:paraId="3B080E6E" w14:textId="77777777" w:rsidR="00CB651D" w:rsidRDefault="00CB651D" w:rsidP="00CB651D">
      <w:pPr>
        <w:pStyle w:val="ListParagraph"/>
        <w:numPr>
          <w:ilvl w:val="0"/>
          <w:numId w:val="2"/>
        </w:numPr>
        <w:spacing w:before="40" w:after="40"/>
        <w:contextualSpacing w:val="0"/>
      </w:pPr>
      <w:r>
        <w:rPr>
          <w:color w:val="555555"/>
        </w:rPr>
        <w:t>4 blog article briefs delivered</w:t>
      </w:r>
    </w:p>
    <w:p w14:paraId="3F1E5A7E" w14:textId="77777777" w:rsidR="00CB651D" w:rsidRDefault="00CB651D" w:rsidP="00CB651D">
      <w:pPr>
        <w:pStyle w:val="ListParagraph"/>
        <w:numPr>
          <w:ilvl w:val="0"/>
          <w:numId w:val="2"/>
        </w:numPr>
        <w:spacing w:before="40" w:after="40"/>
        <w:contextualSpacing w:val="0"/>
      </w:pPr>
      <w:r>
        <w:rPr>
          <w:color w:val="555555"/>
        </w:rPr>
        <w:t>Case study framework + interview guide delivered</w:t>
      </w:r>
    </w:p>
    <w:p w14:paraId="0A826706" w14:textId="77777777" w:rsidR="00CB651D" w:rsidRDefault="00CB651D" w:rsidP="00CB651D">
      <w:pPr>
        <w:pStyle w:val="ListParagraph"/>
        <w:numPr>
          <w:ilvl w:val="0"/>
          <w:numId w:val="2"/>
        </w:numPr>
        <w:spacing w:before="40" w:after="40"/>
        <w:contextualSpacing w:val="0"/>
      </w:pPr>
      <w:r>
        <w:rPr>
          <w:color w:val="555555"/>
        </w:rPr>
        <w:t xml:space="preserve">Nurture program design </w:t>
      </w:r>
      <w:proofErr w:type="gramStart"/>
      <w:r>
        <w:rPr>
          <w:color w:val="555555"/>
        </w:rPr>
        <w:t>begins:</w:t>
      </w:r>
      <w:proofErr w:type="gramEnd"/>
      <w:r>
        <w:rPr>
          <w:color w:val="555555"/>
        </w:rPr>
        <w:t xml:space="preserve"> flow mapping, segmentation logic</w:t>
      </w:r>
    </w:p>
    <w:p w14:paraId="47B6FD16" w14:textId="77777777" w:rsidR="00CB651D" w:rsidRDefault="00CB651D" w:rsidP="00CB651D">
      <w:pPr>
        <w:pStyle w:val="ListParagraph"/>
        <w:numPr>
          <w:ilvl w:val="0"/>
          <w:numId w:val="2"/>
        </w:numPr>
        <w:spacing w:before="40" w:after="40"/>
        <w:contextualSpacing w:val="0"/>
      </w:pPr>
      <w:r>
        <w:rPr>
          <w:color w:val="555555"/>
        </w:rPr>
        <w:t xml:space="preserve">Editorial feedback: first review cycle on </w:t>
      </w:r>
      <w:proofErr w:type="spellStart"/>
      <w:r>
        <w:rPr>
          <w:color w:val="555555"/>
        </w:rPr>
        <w:t>Afiniti's</w:t>
      </w:r>
      <w:proofErr w:type="spellEnd"/>
      <w:r>
        <w:rPr>
          <w:color w:val="555555"/>
        </w:rPr>
        <w:t xml:space="preserve"> drafts</w:t>
      </w:r>
    </w:p>
    <w:p w14:paraId="52181FC4" w14:textId="77777777" w:rsidR="00CB651D" w:rsidRDefault="00CB651D" w:rsidP="00CB651D">
      <w:pPr>
        <w:spacing w:before="80"/>
      </w:pPr>
    </w:p>
    <w:p w14:paraId="028775D4" w14:textId="77777777" w:rsidR="00CB651D" w:rsidRDefault="00CB651D" w:rsidP="00CB651D">
      <w:pPr>
        <w:spacing w:before="80" w:after="80"/>
      </w:pPr>
      <w:proofErr w:type="spellStart"/>
      <w:r>
        <w:rPr>
          <w:color w:val="555555"/>
        </w:rPr>
        <w:t>Afiniti's</w:t>
      </w:r>
      <w:proofErr w:type="spellEnd"/>
      <w:r>
        <w:rPr>
          <w:color w:val="555555"/>
        </w:rPr>
        <w:t xml:space="preserve"> team (in parallel):</w:t>
      </w:r>
    </w:p>
    <w:p w14:paraId="21BFEE67" w14:textId="77777777" w:rsidR="00CB651D" w:rsidRDefault="00CB651D" w:rsidP="00CB651D">
      <w:pPr>
        <w:pStyle w:val="ListParagraph"/>
        <w:numPr>
          <w:ilvl w:val="0"/>
          <w:numId w:val="2"/>
        </w:numPr>
        <w:spacing w:before="40" w:after="40"/>
        <w:contextualSpacing w:val="0"/>
      </w:pPr>
      <w:r>
        <w:rPr>
          <w:color w:val="555555"/>
        </w:rPr>
        <w:t>Continue content writing from briefs</w:t>
      </w:r>
    </w:p>
    <w:p w14:paraId="5B29BB96" w14:textId="77777777" w:rsidR="00CB651D" w:rsidRDefault="00CB651D" w:rsidP="00CB651D">
      <w:pPr>
        <w:pStyle w:val="ListParagraph"/>
        <w:numPr>
          <w:ilvl w:val="0"/>
          <w:numId w:val="2"/>
        </w:numPr>
        <w:spacing w:before="40" w:after="40"/>
        <w:contextualSpacing w:val="0"/>
      </w:pPr>
      <w:r>
        <w:rPr>
          <w:color w:val="555555"/>
        </w:rPr>
        <w:t>Begin campaign asset production from creative briefs</w:t>
      </w:r>
    </w:p>
    <w:p w14:paraId="6B0E55FC" w14:textId="77777777" w:rsidR="00CB651D" w:rsidRDefault="00CB651D" w:rsidP="00CB651D">
      <w:pPr>
        <w:pStyle w:val="ListParagraph"/>
        <w:numPr>
          <w:ilvl w:val="0"/>
          <w:numId w:val="2"/>
        </w:numPr>
        <w:spacing w:before="40" w:after="40"/>
        <w:contextualSpacing w:val="0"/>
      </w:pPr>
      <w:r>
        <w:rPr>
          <w:color w:val="555555"/>
        </w:rPr>
        <w:t>Form provider + Salesforce integration setup</w:t>
      </w:r>
    </w:p>
    <w:p w14:paraId="2005A55A" w14:textId="77777777" w:rsidR="00CB651D" w:rsidRDefault="00CB651D" w:rsidP="00CB651D">
      <w:pPr>
        <w:spacing w:before="80"/>
      </w:pPr>
    </w:p>
    <w:p w14:paraId="13A52A77" w14:textId="77777777" w:rsidR="00CB651D" w:rsidRDefault="00CB651D" w:rsidP="00CB651D">
      <w:pPr>
        <w:pStyle w:val="Heading2"/>
      </w:pPr>
      <w:r>
        <w:t>Week 4: Nurture Delivery + Sprint Close (Target: ~24 hours)</w:t>
      </w:r>
    </w:p>
    <w:p w14:paraId="425AD69F" w14:textId="77777777" w:rsidR="00CB651D" w:rsidRDefault="00CB651D" w:rsidP="00CB651D">
      <w:pPr>
        <w:spacing w:before="80" w:after="80"/>
      </w:pPr>
      <w:proofErr w:type="spellStart"/>
      <w:r>
        <w:rPr>
          <w:color w:val="555555"/>
        </w:rPr>
        <w:t>Strategnik</w:t>
      </w:r>
      <w:proofErr w:type="spellEnd"/>
      <w:r>
        <w:rPr>
          <w:color w:val="555555"/>
        </w:rPr>
        <w:t>:</w:t>
      </w:r>
    </w:p>
    <w:p w14:paraId="31E85EDD" w14:textId="77777777" w:rsidR="00CB651D" w:rsidRDefault="00CB651D" w:rsidP="00CB651D">
      <w:pPr>
        <w:pStyle w:val="ListParagraph"/>
        <w:numPr>
          <w:ilvl w:val="0"/>
          <w:numId w:val="2"/>
        </w:numPr>
        <w:spacing w:before="40" w:after="40"/>
        <w:contextualSpacing w:val="0"/>
      </w:pPr>
      <w:r>
        <w:rPr>
          <w:color w:val="555555"/>
        </w:rPr>
        <w:t>Nurture program delivered: strategy doc, email copy, segmentation criteria, MailChimp brief</w:t>
      </w:r>
    </w:p>
    <w:p w14:paraId="3A8C1A9A" w14:textId="77777777" w:rsidR="00CB651D" w:rsidRDefault="00CB651D" w:rsidP="00CB651D">
      <w:pPr>
        <w:pStyle w:val="ListParagraph"/>
        <w:numPr>
          <w:ilvl w:val="0"/>
          <w:numId w:val="2"/>
        </w:numPr>
        <w:spacing w:before="40" w:after="40"/>
        <w:contextualSpacing w:val="0"/>
      </w:pPr>
      <w:r>
        <w:rPr>
          <w:color w:val="555555"/>
        </w:rPr>
        <w:t>AEO restructuring template + worked example delivered</w:t>
      </w:r>
    </w:p>
    <w:p w14:paraId="2BE56960" w14:textId="77777777" w:rsidR="00CB651D" w:rsidRDefault="00CB651D" w:rsidP="00CB651D">
      <w:pPr>
        <w:pStyle w:val="ListParagraph"/>
        <w:numPr>
          <w:ilvl w:val="0"/>
          <w:numId w:val="2"/>
        </w:numPr>
        <w:spacing w:before="40" w:after="40"/>
        <w:contextualSpacing w:val="0"/>
      </w:pPr>
      <w:r>
        <w:rPr>
          <w:color w:val="555555"/>
        </w:rPr>
        <w:t xml:space="preserve">AI content production template delivered: custom Claude Project/Skill, Google Gem, or </w:t>
      </w:r>
      <w:proofErr w:type="spellStart"/>
      <w:r>
        <w:rPr>
          <w:color w:val="555555"/>
        </w:rPr>
        <w:t>CustomGPT</w:t>
      </w:r>
      <w:proofErr w:type="spellEnd"/>
      <w:r>
        <w:rPr>
          <w:color w:val="555555"/>
        </w:rPr>
        <w:t xml:space="preserve"> configured with </w:t>
      </w:r>
      <w:proofErr w:type="spellStart"/>
      <w:r>
        <w:rPr>
          <w:color w:val="555555"/>
        </w:rPr>
        <w:t>Afiniti's</w:t>
      </w:r>
      <w:proofErr w:type="spellEnd"/>
      <w:r>
        <w:rPr>
          <w:color w:val="555555"/>
        </w:rPr>
        <w:t xml:space="preserve"> editorial standards, AEO rules, and brand voice</w:t>
      </w:r>
    </w:p>
    <w:p w14:paraId="1B086324" w14:textId="77777777" w:rsidR="00CB651D" w:rsidRDefault="00CB651D" w:rsidP="00CB651D">
      <w:pPr>
        <w:pStyle w:val="ListParagraph"/>
        <w:numPr>
          <w:ilvl w:val="0"/>
          <w:numId w:val="2"/>
        </w:numPr>
        <w:spacing w:before="40" w:after="40"/>
        <w:contextualSpacing w:val="0"/>
      </w:pPr>
      <w:r>
        <w:rPr>
          <w:color w:val="555555"/>
        </w:rPr>
        <w:t xml:space="preserve">Second editorial review cycle on </w:t>
      </w:r>
      <w:proofErr w:type="spellStart"/>
      <w:r>
        <w:rPr>
          <w:color w:val="555555"/>
        </w:rPr>
        <w:t>Afiniti's</w:t>
      </w:r>
      <w:proofErr w:type="spellEnd"/>
      <w:r>
        <w:rPr>
          <w:color w:val="555555"/>
        </w:rPr>
        <w:t xml:space="preserve"> content drafts</w:t>
      </w:r>
    </w:p>
    <w:p w14:paraId="2BD018B2" w14:textId="77777777" w:rsidR="00CB651D" w:rsidRDefault="00CB651D" w:rsidP="00CB651D">
      <w:pPr>
        <w:pStyle w:val="ListParagraph"/>
        <w:numPr>
          <w:ilvl w:val="0"/>
          <w:numId w:val="2"/>
        </w:numPr>
        <w:spacing w:before="40" w:after="40"/>
        <w:contextualSpacing w:val="0"/>
      </w:pPr>
      <w:r>
        <w:rPr>
          <w:color w:val="555555"/>
        </w:rPr>
        <w:t>30-day AI visibility re-test: same 15 prompts, measured change</w:t>
      </w:r>
    </w:p>
    <w:p w14:paraId="69503C7A" w14:textId="77777777" w:rsidR="00CB651D" w:rsidRDefault="00CB651D" w:rsidP="00CB651D">
      <w:pPr>
        <w:pStyle w:val="ListParagraph"/>
        <w:numPr>
          <w:ilvl w:val="0"/>
          <w:numId w:val="2"/>
        </w:numPr>
        <w:spacing w:before="40" w:after="40"/>
        <w:contextualSpacing w:val="0"/>
      </w:pPr>
      <w:r>
        <w:rPr>
          <w:color w:val="555555"/>
        </w:rPr>
        <w:t>Ongoing enrichment recommendations delivered as part of ABM playbook</w:t>
      </w:r>
    </w:p>
    <w:p w14:paraId="462D1007" w14:textId="77777777" w:rsidR="00CB651D" w:rsidRDefault="00CB651D" w:rsidP="00CB651D">
      <w:pPr>
        <w:pStyle w:val="ListParagraph"/>
        <w:numPr>
          <w:ilvl w:val="0"/>
          <w:numId w:val="2"/>
        </w:numPr>
        <w:spacing w:before="40" w:after="40"/>
        <w:contextualSpacing w:val="0"/>
      </w:pPr>
      <w:r>
        <w:rPr>
          <w:color w:val="555555"/>
        </w:rPr>
        <w:t>Month 2–12 roadmap + KPI baselines delivered</w:t>
      </w:r>
    </w:p>
    <w:p w14:paraId="49CCB21C" w14:textId="77777777" w:rsidR="00CB651D" w:rsidRDefault="00CB651D" w:rsidP="00CB651D">
      <w:pPr>
        <w:pStyle w:val="ListParagraph"/>
        <w:numPr>
          <w:ilvl w:val="0"/>
          <w:numId w:val="2"/>
        </w:numPr>
        <w:spacing w:before="40" w:after="40"/>
        <w:contextualSpacing w:val="0"/>
      </w:pPr>
      <w:r>
        <w:rPr>
          <w:color w:val="555555"/>
        </w:rPr>
        <w:t>Sprint retrospective and handoff call</w:t>
      </w:r>
    </w:p>
    <w:p w14:paraId="4CD9C6A5" w14:textId="77777777" w:rsidR="00CB651D" w:rsidRDefault="00CB651D" w:rsidP="00CB651D">
      <w:pPr>
        <w:spacing w:before="80"/>
      </w:pPr>
    </w:p>
    <w:p w14:paraId="59A6860D" w14:textId="77777777" w:rsidR="00CB651D" w:rsidRDefault="00CB651D" w:rsidP="00CB651D">
      <w:pPr>
        <w:spacing w:before="80" w:after="80"/>
      </w:pPr>
      <w:proofErr w:type="spellStart"/>
      <w:r>
        <w:rPr>
          <w:color w:val="555555"/>
        </w:rPr>
        <w:t>Afiniti's</w:t>
      </w:r>
      <w:proofErr w:type="spellEnd"/>
      <w:r>
        <w:rPr>
          <w:color w:val="555555"/>
        </w:rPr>
        <w:t xml:space="preserve"> team (in parallel):</w:t>
      </w:r>
    </w:p>
    <w:p w14:paraId="64717FF4" w14:textId="77777777" w:rsidR="00CB651D" w:rsidRDefault="00CB651D" w:rsidP="00CB651D">
      <w:pPr>
        <w:pStyle w:val="ListParagraph"/>
        <w:numPr>
          <w:ilvl w:val="0"/>
          <w:numId w:val="2"/>
        </w:numPr>
        <w:spacing w:before="40" w:after="40"/>
        <w:contextualSpacing w:val="0"/>
      </w:pPr>
      <w:r>
        <w:rPr>
          <w:color w:val="555555"/>
        </w:rPr>
        <w:t>Apply AEO restructuring to 4 existing blog posts using template</w:t>
      </w:r>
    </w:p>
    <w:p w14:paraId="7146AEAC" w14:textId="77777777" w:rsidR="00CB651D" w:rsidRDefault="00CB651D" w:rsidP="00CB651D">
      <w:pPr>
        <w:pStyle w:val="ListParagraph"/>
        <w:numPr>
          <w:ilvl w:val="0"/>
          <w:numId w:val="2"/>
        </w:numPr>
        <w:spacing w:before="40" w:after="40"/>
        <w:contextualSpacing w:val="0"/>
      </w:pPr>
      <w:r>
        <w:rPr>
          <w:color w:val="555555"/>
        </w:rPr>
        <w:t>Publish first content pieces</w:t>
      </w:r>
    </w:p>
    <w:p w14:paraId="3FA7E010" w14:textId="77777777" w:rsidR="00CB651D" w:rsidRDefault="00CB651D" w:rsidP="00CB651D">
      <w:pPr>
        <w:pStyle w:val="ListParagraph"/>
        <w:numPr>
          <w:ilvl w:val="0"/>
          <w:numId w:val="2"/>
        </w:numPr>
        <w:spacing w:before="40" w:after="40"/>
        <w:contextualSpacing w:val="0"/>
      </w:pPr>
      <w:r>
        <w:rPr>
          <w:color w:val="555555"/>
        </w:rPr>
        <w:t>Campaign deployment preparation in ad platforms</w:t>
      </w:r>
    </w:p>
    <w:p w14:paraId="264BAF17" w14:textId="77777777" w:rsidR="00CB651D" w:rsidRDefault="00CB651D" w:rsidP="00CB651D">
      <w:pPr>
        <w:pStyle w:val="ListParagraph"/>
        <w:numPr>
          <w:ilvl w:val="0"/>
          <w:numId w:val="2"/>
        </w:numPr>
        <w:spacing w:before="40" w:after="40"/>
        <w:contextualSpacing w:val="0"/>
      </w:pPr>
      <w:r>
        <w:rPr>
          <w:color w:val="555555"/>
        </w:rPr>
        <w:t>Form/SFDC integration tested and operational</w:t>
      </w:r>
    </w:p>
    <w:p w14:paraId="4088C0B3" w14:textId="77777777" w:rsidR="00CB651D" w:rsidRDefault="00CB651D" w:rsidP="00CB651D">
      <w:pPr>
        <w:pStyle w:val="ListParagraph"/>
        <w:numPr>
          <w:ilvl w:val="0"/>
          <w:numId w:val="2"/>
        </w:numPr>
        <w:spacing w:before="40" w:after="40"/>
        <w:contextualSpacing w:val="0"/>
      </w:pPr>
      <w:r>
        <w:rPr>
          <w:color w:val="555555"/>
        </w:rPr>
        <w:t>MailChimp automation build from implementation brief</w:t>
      </w:r>
    </w:p>
    <w:p w14:paraId="59556778" w14:textId="77777777" w:rsidR="00CB651D" w:rsidRDefault="00CB651D" w:rsidP="00CB651D">
      <w:pPr>
        <w:spacing w:before="120"/>
      </w:pPr>
    </w:p>
    <w:p w14:paraId="3C6F5BA2" w14:textId="77777777" w:rsidR="00CB651D" w:rsidRDefault="00CB651D" w:rsidP="00CB651D">
      <w:pPr>
        <w:pStyle w:val="Heading1"/>
        <w:pBdr>
          <w:bottom w:val="single" w:sz="6" w:space="4" w:color="1F3B6E"/>
        </w:pBdr>
      </w:pPr>
      <w:r>
        <w:t>Expected Outcomes &amp; Pipeline Projections</w:t>
      </w:r>
    </w:p>
    <w:p w14:paraId="171B250E" w14:textId="77777777" w:rsidR="00CB651D" w:rsidRDefault="00CB651D" w:rsidP="00CB651D">
      <w:pPr>
        <w:shd w:val="clear" w:color="auto" w:fill="F5F5F5"/>
        <w:spacing w:before="100" w:after="100"/>
      </w:pPr>
      <w:r>
        <w:rPr>
          <w:i/>
          <w:iCs/>
          <w:color w:val="666666"/>
          <w:sz w:val="18"/>
          <w:szCs w:val="18"/>
        </w:rPr>
        <w:t>Note: The following projections are provided for planning purposes and are based on standard B2B ABM conversion benchmarks. Service Provider makes no guarantee of specific business outcomes, pipeline volume, or revenue results.</w:t>
      </w:r>
    </w:p>
    <w:p w14:paraId="07693D57" w14:textId="77777777" w:rsidR="00CB651D" w:rsidRDefault="00CB651D" w:rsidP="00CB651D">
      <w:pPr>
        <w:spacing w:before="80"/>
      </w:pPr>
    </w:p>
    <w:p w14:paraId="6B62EF5F" w14:textId="77777777" w:rsidR="00CB651D" w:rsidRDefault="00CB651D" w:rsidP="00CB651D">
      <w:pPr>
        <w:pStyle w:val="Heading2"/>
      </w:pPr>
      <w:r>
        <w:t>Conversion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51D" w14:paraId="11ACEA9A" w14:textId="77777777" w:rsidTr="0024289A">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85F544" w14:textId="77777777" w:rsidR="00CB651D" w:rsidRDefault="00CB651D" w:rsidP="0024289A">
            <w:r>
              <w:rPr>
                <w:b/>
                <w:bCs/>
                <w:color w:val="1F3B6E"/>
                <w:sz w:val="19"/>
                <w:szCs w:val="19"/>
              </w:rPr>
              <w:t>Funnel Stage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1EFECE" w14:textId="77777777" w:rsidR="00CB651D" w:rsidRDefault="00CB651D" w:rsidP="0024289A">
            <w:r>
              <w:rPr>
                <w:b/>
                <w:bCs/>
                <w:color w:val="1F3B6E"/>
                <w:sz w:val="19"/>
                <w:szCs w:val="19"/>
              </w:rPr>
              <w:t>Standard Benchmark</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21FB27" w14:textId="77777777" w:rsidR="00CB651D" w:rsidRDefault="00CB651D" w:rsidP="0024289A">
            <w:r>
              <w:rPr>
                <w:b/>
                <w:bCs/>
                <w:color w:val="1F3B6E"/>
                <w:sz w:val="19"/>
                <w:szCs w:val="19"/>
              </w:rPr>
              <w:t>Conservative (70%)</w:t>
            </w:r>
          </w:p>
        </w:tc>
      </w:tr>
      <w:tr w:rsidR="00CB651D" w14:paraId="41F7CEC4" w14:textId="77777777" w:rsidTr="002428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CAEC" w14:textId="77777777" w:rsidR="00CB651D" w:rsidRDefault="00CB651D" w:rsidP="0024289A">
            <w:r>
              <w:rPr>
                <w:color w:val="555555"/>
                <w:sz w:val="19"/>
                <w:szCs w:val="19"/>
              </w:rPr>
              <w:t>Account →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8351" w14:textId="77777777" w:rsidR="00CB651D" w:rsidRDefault="00CB651D" w:rsidP="0024289A">
            <w:r>
              <w:rPr>
                <w:color w:val="555555"/>
                <w:sz w:val="19"/>
                <w:szCs w:val="19"/>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B47B" w14:textId="77777777" w:rsidR="00CB651D" w:rsidRDefault="00CB651D" w:rsidP="0024289A">
            <w:r>
              <w:rPr>
                <w:color w:val="555555"/>
                <w:sz w:val="19"/>
                <w:szCs w:val="19"/>
              </w:rPr>
              <w:t>10.5%</w:t>
            </w:r>
          </w:p>
        </w:tc>
      </w:tr>
      <w:tr w:rsidR="00CB651D" w14:paraId="5AD289BA" w14:textId="77777777" w:rsidTr="002428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0740" w14:textId="77777777" w:rsidR="00CB651D" w:rsidRDefault="00CB651D" w:rsidP="0024289A">
            <w:r>
              <w:rPr>
                <w:color w:val="555555"/>
                <w:sz w:val="19"/>
                <w:szCs w:val="19"/>
              </w:rPr>
              <w:t>Lead → MQL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6F81F" w14:textId="77777777" w:rsidR="00CB651D" w:rsidRDefault="00CB651D" w:rsidP="0024289A">
            <w:r>
              <w:rPr>
                <w:color w:val="555555"/>
                <w:sz w:val="19"/>
                <w:szCs w:val="19"/>
              </w:rPr>
              <w:t>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976E1" w14:textId="77777777" w:rsidR="00CB651D" w:rsidRDefault="00CB651D" w:rsidP="0024289A">
            <w:r>
              <w:rPr>
                <w:color w:val="555555"/>
                <w:sz w:val="19"/>
                <w:szCs w:val="19"/>
              </w:rPr>
              <w:t>60%</w:t>
            </w:r>
          </w:p>
        </w:tc>
      </w:tr>
      <w:tr w:rsidR="00CB651D" w14:paraId="16CB8E62" w14:textId="77777777" w:rsidTr="002428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854D" w14:textId="77777777" w:rsidR="00CB651D" w:rsidRDefault="00CB651D" w:rsidP="0024289A">
            <w:r>
              <w:rPr>
                <w:color w:val="555555"/>
                <w:sz w:val="19"/>
                <w:szCs w:val="19"/>
              </w:rPr>
              <w:t>MQL → Opportunity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C7EA" w14:textId="77777777" w:rsidR="00CB651D" w:rsidRDefault="00CB651D" w:rsidP="0024289A">
            <w:r>
              <w:rPr>
                <w:color w:val="555555"/>
                <w:sz w:val="19"/>
                <w:szCs w:val="19"/>
              </w:rPr>
              <w:t>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6041" w14:textId="77777777" w:rsidR="00CB651D" w:rsidRDefault="00CB651D" w:rsidP="0024289A">
            <w:r>
              <w:rPr>
                <w:color w:val="555555"/>
                <w:sz w:val="19"/>
                <w:szCs w:val="19"/>
              </w:rPr>
              <w:t>27%</w:t>
            </w:r>
          </w:p>
        </w:tc>
      </w:tr>
      <w:tr w:rsidR="00CB651D" w14:paraId="0E41EF51" w14:textId="77777777" w:rsidTr="002428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073E" w14:textId="77777777" w:rsidR="00CB651D" w:rsidRDefault="00CB651D" w:rsidP="0024289A">
            <w:r>
              <w:rPr>
                <w:color w:val="555555"/>
                <w:sz w:val="19"/>
                <w:szCs w:val="19"/>
              </w:rPr>
              <w:t>Opportunity → Closed Won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8D7F" w14:textId="77777777" w:rsidR="00CB651D" w:rsidRDefault="00CB651D" w:rsidP="0024289A">
            <w:r>
              <w:rPr>
                <w:color w:val="555555"/>
                <w:sz w:val="19"/>
                <w:szCs w:val="19"/>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0EEA" w14:textId="77777777" w:rsidR="00CB651D" w:rsidRDefault="00CB651D" w:rsidP="0024289A">
            <w:r>
              <w:rPr>
                <w:color w:val="555555"/>
                <w:sz w:val="19"/>
                <w:szCs w:val="19"/>
              </w:rPr>
              <w:t>20%</w:t>
            </w:r>
          </w:p>
        </w:tc>
      </w:tr>
      <w:tr w:rsidR="00CB651D" w14:paraId="23297284" w14:textId="77777777" w:rsidTr="002428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B4C5" w14:textId="77777777" w:rsidR="00CB651D" w:rsidRDefault="00CB651D" w:rsidP="0024289A">
            <w:r>
              <w:rPr>
                <w:color w:val="555555"/>
                <w:sz w:val="19"/>
                <w:szCs w:val="19"/>
              </w:rPr>
              <w:t>Average Selling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1A1D6" w14:textId="77777777" w:rsidR="00CB651D" w:rsidRDefault="00CB651D" w:rsidP="0024289A">
            <w:r>
              <w:rPr>
                <w:color w:val="555555"/>
                <w:sz w:val="19"/>
                <w:szCs w:val="19"/>
              </w:rPr>
              <w:t>$150K–$250K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A7865" w14:textId="77777777" w:rsidR="00CB651D" w:rsidRDefault="00CB651D" w:rsidP="0024289A">
            <w:r>
              <w:rPr>
                <w:color w:val="555555"/>
                <w:sz w:val="19"/>
                <w:szCs w:val="19"/>
              </w:rPr>
              <w:t>$150K–$250K</w:t>
            </w:r>
          </w:p>
        </w:tc>
      </w:tr>
    </w:tbl>
    <w:p w14:paraId="081AF1CC" w14:textId="77777777" w:rsidR="00CB651D" w:rsidRDefault="00CB651D" w:rsidP="00CB651D">
      <w:pPr>
        <w:spacing w:before="80"/>
      </w:pPr>
    </w:p>
    <w:p w14:paraId="0CBAC94C" w14:textId="77777777" w:rsidR="00CB651D" w:rsidRDefault="00CB651D" w:rsidP="00CB651D">
      <w:pPr>
        <w:pStyle w:val="Heading2"/>
      </w:pPr>
      <w:r>
        <w:lastRenderedPageBreak/>
        <w:t>Conservative Scenario: 4-Quarter Aggregate Pipeline</w:t>
      </w:r>
    </w:p>
    <w:p w14:paraId="74C92633" w14:textId="77777777" w:rsidR="00CB651D" w:rsidRDefault="00CB651D" w:rsidP="00CB651D">
      <w:pPr>
        <w:spacing w:before="80" w:after="80"/>
      </w:pPr>
      <w:r>
        <w:rPr>
          <w:color w:val="555555"/>
        </w:rPr>
        <w:t xml:space="preserve">Applies a 70% factor to top-of-funnel lead generation, reflecting </w:t>
      </w:r>
      <w:proofErr w:type="spellStart"/>
      <w:r>
        <w:rPr>
          <w:color w:val="555555"/>
        </w:rPr>
        <w:t>Afiniti's</w:t>
      </w:r>
      <w:proofErr w:type="spellEnd"/>
      <w:r>
        <w:rPr>
          <w:color w:val="555555"/>
        </w:rPr>
        <w:t xml:space="preserve"> current zero brand visibility, absent content engine, and post-bankruptcy perception headwinds. This is the recommended planning scenario for the first 12 months.</w:t>
      </w:r>
    </w:p>
    <w:p w14:paraId="63CB5834" w14:textId="77777777" w:rsidR="00CB651D" w:rsidRDefault="00CB651D" w:rsidP="00CB651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355"/>
        <w:gridCol w:w="1355"/>
        <w:gridCol w:w="1355"/>
        <w:gridCol w:w="1355"/>
        <w:gridCol w:w="1590"/>
      </w:tblGrid>
      <w:tr w:rsidR="00CB651D" w14:paraId="51EFED1F" w14:textId="77777777" w:rsidTr="0024289A">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03AF77" w14:textId="77777777" w:rsidR="00CB651D" w:rsidRDefault="00CB651D" w:rsidP="0024289A">
            <w:r>
              <w:rPr>
                <w:b/>
                <w:bCs/>
                <w:color w:val="1F3B6E"/>
                <w:sz w:val="19"/>
                <w:szCs w:val="19"/>
              </w:rPr>
              <w:t>Stage</w:t>
            </w:r>
          </w:p>
        </w:tc>
        <w:tc>
          <w:tcPr>
            <w:tcW w:w="12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6F2347" w14:textId="77777777" w:rsidR="00CB651D" w:rsidRDefault="00CB651D" w:rsidP="0024289A">
            <w:r>
              <w:rPr>
                <w:b/>
                <w:bCs/>
                <w:color w:val="1F3B6E"/>
                <w:sz w:val="19"/>
                <w:szCs w:val="19"/>
              </w:rPr>
              <w:t>Q2 2026</w:t>
            </w:r>
          </w:p>
        </w:tc>
        <w:tc>
          <w:tcPr>
            <w:tcW w:w="12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A9135D" w14:textId="77777777" w:rsidR="00CB651D" w:rsidRDefault="00CB651D" w:rsidP="0024289A">
            <w:r>
              <w:rPr>
                <w:b/>
                <w:bCs/>
                <w:color w:val="1F3B6E"/>
                <w:sz w:val="19"/>
                <w:szCs w:val="19"/>
              </w:rPr>
              <w:t>Q3 2026</w:t>
            </w:r>
          </w:p>
        </w:tc>
        <w:tc>
          <w:tcPr>
            <w:tcW w:w="12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58B5F3" w14:textId="77777777" w:rsidR="00CB651D" w:rsidRDefault="00CB651D" w:rsidP="0024289A">
            <w:r>
              <w:rPr>
                <w:b/>
                <w:bCs/>
                <w:color w:val="1F3B6E"/>
                <w:sz w:val="19"/>
                <w:szCs w:val="19"/>
              </w:rPr>
              <w:t>Q4 2026</w:t>
            </w:r>
          </w:p>
        </w:tc>
        <w:tc>
          <w:tcPr>
            <w:tcW w:w="12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8D29E" w14:textId="77777777" w:rsidR="00CB651D" w:rsidRDefault="00CB651D" w:rsidP="0024289A">
            <w:r>
              <w:rPr>
                <w:b/>
                <w:bCs/>
                <w:color w:val="1F3B6E"/>
                <w:sz w:val="19"/>
                <w:szCs w:val="19"/>
              </w:rPr>
              <w:t>Q1 2027</w:t>
            </w:r>
          </w:p>
        </w:tc>
        <w:tc>
          <w:tcPr>
            <w:tcW w:w="14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C4B8BC" w14:textId="77777777" w:rsidR="00CB651D" w:rsidRDefault="00CB651D" w:rsidP="0024289A">
            <w:r>
              <w:rPr>
                <w:b/>
                <w:bCs/>
                <w:color w:val="1F3B6E"/>
                <w:sz w:val="19"/>
                <w:szCs w:val="19"/>
              </w:rPr>
              <w:t>4Q Total</w:t>
            </w:r>
          </w:p>
        </w:tc>
      </w:tr>
      <w:tr w:rsidR="00CB651D" w14:paraId="63FE0C0D" w14:textId="77777777" w:rsidTr="0024289A">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9C98" w14:textId="77777777" w:rsidR="00CB651D" w:rsidRDefault="00CB651D" w:rsidP="0024289A">
            <w:r>
              <w:rPr>
                <w:color w:val="555555"/>
                <w:sz w:val="19"/>
                <w:szCs w:val="19"/>
              </w:rPr>
              <w:t>New Accounts</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675B" w14:textId="77777777" w:rsidR="00CB651D" w:rsidRDefault="00CB651D" w:rsidP="0024289A">
            <w:r>
              <w:rPr>
                <w:color w:val="555555"/>
                <w:sz w:val="19"/>
                <w:szCs w:val="19"/>
              </w:rPr>
              <w:t>500</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5FCBB" w14:textId="77777777" w:rsidR="00CB651D" w:rsidRDefault="00CB651D" w:rsidP="0024289A">
            <w:r>
              <w:rPr>
                <w:color w:val="555555"/>
                <w:sz w:val="19"/>
                <w:szCs w:val="19"/>
              </w:rPr>
              <w:t>200</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D5046" w14:textId="77777777" w:rsidR="00CB651D" w:rsidRDefault="00CB651D" w:rsidP="0024289A">
            <w:r>
              <w:rPr>
                <w:color w:val="555555"/>
                <w:sz w:val="19"/>
                <w:szCs w:val="19"/>
              </w:rPr>
              <w:t>300</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6C10" w14:textId="77777777" w:rsidR="00CB651D" w:rsidRDefault="00CB651D" w:rsidP="0024289A">
            <w:r>
              <w:rPr>
                <w:color w:val="555555"/>
                <w:sz w:val="19"/>
                <w:szCs w:val="19"/>
              </w:rPr>
              <w:t>400</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8B76" w14:textId="77777777" w:rsidR="00CB651D" w:rsidRDefault="00CB651D" w:rsidP="0024289A">
            <w:r>
              <w:rPr>
                <w:color w:val="555555"/>
                <w:sz w:val="19"/>
                <w:szCs w:val="19"/>
              </w:rPr>
              <w:t>1,400</w:t>
            </w:r>
          </w:p>
        </w:tc>
      </w:tr>
      <w:tr w:rsidR="00CB651D" w14:paraId="4B34D7CB" w14:textId="77777777" w:rsidTr="0024289A">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34ED" w14:textId="77777777" w:rsidR="00CB651D" w:rsidRDefault="00CB651D" w:rsidP="0024289A">
            <w:r>
              <w:rPr>
                <w:color w:val="555555"/>
                <w:sz w:val="19"/>
                <w:szCs w:val="19"/>
              </w:rPr>
              <w:t>Leads</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38A6" w14:textId="77777777" w:rsidR="00CB651D" w:rsidRDefault="00CB651D" w:rsidP="0024289A">
            <w:r>
              <w:rPr>
                <w:color w:val="555555"/>
                <w:sz w:val="19"/>
                <w:szCs w:val="19"/>
              </w:rPr>
              <w:t>13</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F5E5" w14:textId="77777777" w:rsidR="00CB651D" w:rsidRDefault="00CB651D" w:rsidP="0024289A">
            <w:r>
              <w:rPr>
                <w:color w:val="555555"/>
                <w:sz w:val="19"/>
                <w:szCs w:val="19"/>
              </w:rPr>
              <w:t>25</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337DF" w14:textId="77777777" w:rsidR="00CB651D" w:rsidRDefault="00CB651D" w:rsidP="0024289A">
            <w:r>
              <w:rPr>
                <w:color w:val="555555"/>
                <w:sz w:val="19"/>
                <w:szCs w:val="19"/>
              </w:rPr>
              <w:t>27</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32C26" w14:textId="77777777" w:rsidR="00CB651D" w:rsidRDefault="00CB651D" w:rsidP="0024289A">
            <w:r>
              <w:rPr>
                <w:color w:val="555555"/>
                <w:sz w:val="19"/>
                <w:szCs w:val="19"/>
              </w:rPr>
              <w:t>82</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161E0" w14:textId="77777777" w:rsidR="00CB651D" w:rsidRDefault="00CB651D" w:rsidP="0024289A">
            <w:r>
              <w:rPr>
                <w:color w:val="555555"/>
                <w:sz w:val="19"/>
                <w:szCs w:val="19"/>
              </w:rPr>
              <w:t>147</w:t>
            </w:r>
          </w:p>
        </w:tc>
      </w:tr>
      <w:tr w:rsidR="00CB651D" w14:paraId="5F8FC0F5" w14:textId="77777777" w:rsidTr="0024289A">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6588" w14:textId="77777777" w:rsidR="00CB651D" w:rsidRDefault="00CB651D" w:rsidP="0024289A">
            <w:r>
              <w:rPr>
                <w:color w:val="555555"/>
                <w:sz w:val="19"/>
                <w:szCs w:val="19"/>
              </w:rPr>
              <w:t>MQLs</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EE3A0" w14:textId="77777777" w:rsidR="00CB651D" w:rsidRDefault="00CB651D" w:rsidP="0024289A">
            <w:r>
              <w:rPr>
                <w:color w:val="555555"/>
                <w:sz w:val="19"/>
                <w:szCs w:val="19"/>
              </w:rPr>
              <w:t>8</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F6D6E" w14:textId="77777777" w:rsidR="00CB651D" w:rsidRDefault="00CB651D" w:rsidP="0024289A">
            <w:r>
              <w:rPr>
                <w:color w:val="555555"/>
                <w:sz w:val="19"/>
                <w:szCs w:val="19"/>
              </w:rPr>
              <w:t>15</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5FBE9" w14:textId="77777777" w:rsidR="00CB651D" w:rsidRDefault="00CB651D" w:rsidP="0024289A">
            <w:r>
              <w:rPr>
                <w:color w:val="555555"/>
                <w:sz w:val="19"/>
                <w:szCs w:val="19"/>
              </w:rPr>
              <w:t>16</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0984" w14:textId="77777777" w:rsidR="00CB651D" w:rsidRDefault="00CB651D" w:rsidP="0024289A">
            <w:r>
              <w:rPr>
                <w:color w:val="555555"/>
                <w:sz w:val="19"/>
                <w:szCs w:val="19"/>
              </w:rPr>
              <w:t>49</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FC7C5" w14:textId="77777777" w:rsidR="00CB651D" w:rsidRDefault="00CB651D" w:rsidP="0024289A">
            <w:r>
              <w:rPr>
                <w:color w:val="555555"/>
                <w:sz w:val="19"/>
                <w:szCs w:val="19"/>
              </w:rPr>
              <w:t>88</w:t>
            </w:r>
          </w:p>
        </w:tc>
      </w:tr>
      <w:tr w:rsidR="00CB651D" w14:paraId="23C071AA" w14:textId="77777777" w:rsidTr="0024289A">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A6287" w14:textId="77777777" w:rsidR="00CB651D" w:rsidRDefault="00CB651D" w:rsidP="0024289A">
            <w:r>
              <w:rPr>
                <w:color w:val="555555"/>
                <w:sz w:val="19"/>
                <w:szCs w:val="19"/>
              </w:rPr>
              <w:t>Opportunities</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2A19F" w14:textId="77777777" w:rsidR="00CB651D" w:rsidRDefault="00CB651D" w:rsidP="0024289A">
            <w:r>
              <w:rPr>
                <w:color w:val="555555"/>
                <w:sz w:val="19"/>
                <w:szCs w:val="19"/>
              </w:rPr>
              <w:t>2</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1CAB" w14:textId="77777777" w:rsidR="00CB651D" w:rsidRDefault="00CB651D" w:rsidP="0024289A">
            <w:r>
              <w:rPr>
                <w:color w:val="555555"/>
                <w:sz w:val="19"/>
                <w:szCs w:val="19"/>
              </w:rPr>
              <w:t>4</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7FAB" w14:textId="77777777" w:rsidR="00CB651D" w:rsidRDefault="00CB651D" w:rsidP="0024289A">
            <w:r>
              <w:rPr>
                <w:color w:val="555555"/>
                <w:sz w:val="19"/>
                <w:szCs w:val="19"/>
              </w:rPr>
              <w:t>5</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DC220" w14:textId="77777777" w:rsidR="00CB651D" w:rsidRDefault="00CB651D" w:rsidP="0024289A">
            <w:r>
              <w:rPr>
                <w:color w:val="555555"/>
                <w:sz w:val="19"/>
                <w:szCs w:val="19"/>
              </w:rPr>
              <w:t>13</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1AF8" w14:textId="77777777" w:rsidR="00CB651D" w:rsidRDefault="00CB651D" w:rsidP="0024289A">
            <w:r>
              <w:rPr>
                <w:color w:val="555555"/>
                <w:sz w:val="19"/>
                <w:szCs w:val="19"/>
              </w:rPr>
              <w:t>24</w:t>
            </w:r>
          </w:p>
        </w:tc>
      </w:tr>
      <w:tr w:rsidR="00CB651D" w14:paraId="35211A65" w14:textId="77777777" w:rsidTr="0024289A">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54ADF" w14:textId="77777777" w:rsidR="00CB651D" w:rsidRDefault="00CB651D" w:rsidP="0024289A">
            <w:r>
              <w:rPr>
                <w:color w:val="555555"/>
                <w:sz w:val="19"/>
                <w:szCs w:val="19"/>
              </w:rPr>
              <w:t>Closed Won</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04C3" w14:textId="77777777" w:rsidR="00CB651D" w:rsidRDefault="00CB651D" w:rsidP="0024289A">
            <w:r>
              <w:rPr>
                <w:color w:val="555555"/>
                <w:sz w:val="19"/>
                <w:szCs w:val="19"/>
              </w:rPr>
              <w:t>0–1</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65B7" w14:textId="77777777" w:rsidR="00CB651D" w:rsidRDefault="00CB651D" w:rsidP="0024289A">
            <w:r>
              <w:rPr>
                <w:color w:val="555555"/>
                <w:sz w:val="19"/>
                <w:szCs w:val="19"/>
              </w:rPr>
              <w:t>1</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7CBC9" w14:textId="77777777" w:rsidR="00CB651D" w:rsidRDefault="00CB651D" w:rsidP="0024289A">
            <w:r>
              <w:rPr>
                <w:color w:val="555555"/>
                <w:sz w:val="19"/>
                <w:szCs w:val="19"/>
              </w:rPr>
              <w:t>1</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C19A" w14:textId="77777777" w:rsidR="00CB651D" w:rsidRDefault="00CB651D" w:rsidP="0024289A">
            <w:r>
              <w:rPr>
                <w:color w:val="555555"/>
                <w:sz w:val="19"/>
                <w:szCs w:val="19"/>
              </w:rPr>
              <w:t>2–3</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CF3C8" w14:textId="77777777" w:rsidR="00CB651D" w:rsidRDefault="00CB651D" w:rsidP="0024289A">
            <w:r>
              <w:rPr>
                <w:color w:val="555555"/>
                <w:sz w:val="19"/>
                <w:szCs w:val="19"/>
              </w:rPr>
              <w:t>4–5</w:t>
            </w:r>
          </w:p>
        </w:tc>
      </w:tr>
      <w:tr w:rsidR="00CB651D" w14:paraId="07C190E8" w14:textId="77777777" w:rsidTr="0024289A">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E6D42" w14:textId="77777777" w:rsidR="00CB651D" w:rsidRDefault="00CB651D" w:rsidP="0024289A">
            <w:r>
              <w:rPr>
                <w:b/>
                <w:bCs/>
                <w:color w:val="555555"/>
                <w:sz w:val="19"/>
                <w:szCs w:val="19"/>
              </w:rPr>
              <w:t>Revenue (at $200K ASP)</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24B47" w14:textId="77777777" w:rsidR="00CB651D" w:rsidRDefault="00CB651D" w:rsidP="0024289A">
            <w:r>
              <w:rPr>
                <w:color w:val="555555"/>
                <w:sz w:val="19"/>
                <w:szCs w:val="19"/>
              </w:rPr>
              <w:t>$0–$200K</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EB583" w14:textId="77777777" w:rsidR="00CB651D" w:rsidRDefault="00CB651D" w:rsidP="0024289A">
            <w:r>
              <w:rPr>
                <w:color w:val="555555"/>
                <w:sz w:val="19"/>
                <w:szCs w:val="19"/>
              </w:rPr>
              <w:t>$200K</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50CE" w14:textId="77777777" w:rsidR="00CB651D" w:rsidRDefault="00CB651D" w:rsidP="0024289A">
            <w:r>
              <w:rPr>
                <w:color w:val="555555"/>
                <w:sz w:val="19"/>
                <w:szCs w:val="19"/>
              </w:rPr>
              <w:t>$200K</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6F675" w14:textId="77777777" w:rsidR="00CB651D" w:rsidRDefault="00CB651D" w:rsidP="0024289A">
            <w:r>
              <w:rPr>
                <w:color w:val="555555"/>
                <w:sz w:val="19"/>
                <w:szCs w:val="19"/>
              </w:rPr>
              <w:t>$400–$600K</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9B780" w14:textId="77777777" w:rsidR="00CB651D" w:rsidRDefault="00CB651D" w:rsidP="0024289A">
            <w:r>
              <w:rPr>
                <w:b/>
                <w:bCs/>
                <w:color w:val="555555"/>
                <w:sz w:val="19"/>
                <w:szCs w:val="19"/>
              </w:rPr>
              <w:t>$800K–$1.25M</w:t>
            </w:r>
          </w:p>
        </w:tc>
      </w:tr>
    </w:tbl>
    <w:p w14:paraId="27E0BADF" w14:textId="77777777" w:rsidR="00CB651D" w:rsidRDefault="00CB651D" w:rsidP="00CB651D">
      <w:pPr>
        <w:spacing w:before="80"/>
      </w:pPr>
    </w:p>
    <w:p w14:paraId="736DC564" w14:textId="77777777" w:rsidR="00CB651D" w:rsidRDefault="00CB651D" w:rsidP="00CB651D">
      <w:pPr>
        <w:pStyle w:val="Heading2"/>
      </w:pPr>
      <w:r>
        <w:t>Timeline to Results</w:t>
      </w:r>
    </w:p>
    <w:p w14:paraId="553A7900" w14:textId="77777777" w:rsidR="00CB651D" w:rsidRDefault="00CB651D" w:rsidP="00CB651D">
      <w:pPr>
        <w:spacing w:before="80" w:after="80"/>
      </w:pPr>
      <w:r>
        <w:rPr>
          <w:color w:val="555555"/>
        </w:rPr>
        <w:t>Enterprise B2B sales cycles for contact center AI solutions typically run 6–9 months from first touch to closed deal. The 4-week sprint builds the engine. Visible pipeline impact begins in Q2–Q3 2026. Meaningful closed revenue arrives in Q4 2026–Q1 2027. Evaluating this program at 90 days on closed revenue would be premature. The right 90-day metrics are leads generated, MQLs qualified, and opportunities entering pipeline.</w:t>
      </w:r>
    </w:p>
    <w:p w14:paraId="340AB1EB" w14:textId="77777777" w:rsidR="00CB651D" w:rsidRPr="00CA7525" w:rsidRDefault="00CB651D" w:rsidP="00CB651D">
      <w:pPr>
        <w:pStyle w:val="PlainText"/>
        <w:jc w:val="both"/>
        <w:rPr>
          <w:rFonts w:ascii="Times New Roman" w:hAnsi="Times New Roman"/>
          <w:sz w:val="22"/>
          <w:szCs w:val="22"/>
        </w:rPr>
      </w:pPr>
    </w:p>
    <w:p w14:paraId="178C4453" w14:textId="513B4B5F" w:rsidR="00CB651D" w:rsidRPr="004943B8" w:rsidRDefault="00CB651D" w:rsidP="00CB651D">
      <w:pPr>
        <w:pStyle w:val="PlainText"/>
        <w:numPr>
          <w:ilvl w:val="0"/>
          <w:numId w:val="1"/>
        </w:numPr>
        <w:jc w:val="both"/>
        <w:rPr>
          <w:rFonts w:ascii="Times New Roman" w:hAnsi="Times New Roman"/>
          <w:sz w:val="22"/>
          <w:szCs w:val="22"/>
        </w:rPr>
      </w:pPr>
      <w:r w:rsidRPr="004943B8">
        <w:rPr>
          <w:rFonts w:ascii="Times New Roman" w:hAnsi="Times New Roman"/>
          <w:b/>
          <w:sz w:val="22"/>
          <w:szCs w:val="22"/>
        </w:rPr>
        <w:t xml:space="preserve">Service Provider Representative. </w:t>
      </w:r>
      <w:r w:rsidRPr="004943B8">
        <w:rPr>
          <w:rFonts w:ascii="Times New Roman" w:hAnsi="Times New Roman"/>
          <w:sz w:val="22"/>
          <w:szCs w:val="22"/>
        </w:rPr>
        <w:t xml:space="preserve">Administration and Payment Contact: Nick Talbert, </w:t>
      </w:r>
      <w:r w:rsidR="004943B8">
        <w:rPr>
          <w:rFonts w:ascii="Times New Roman" w:hAnsi="Times New Roman"/>
          <w:sz w:val="22"/>
          <w:szCs w:val="22"/>
        </w:rPr>
        <w:t>nick@strategnik.com</w:t>
      </w:r>
    </w:p>
    <w:p w14:paraId="7B25ED81" w14:textId="7D021E87" w:rsidR="00CB651D" w:rsidRPr="00CA7525" w:rsidRDefault="00CB651D" w:rsidP="00CB651D">
      <w:pPr>
        <w:pStyle w:val="PlainText"/>
        <w:numPr>
          <w:ilvl w:val="0"/>
          <w:numId w:val="1"/>
        </w:numPr>
        <w:jc w:val="both"/>
        <w:rPr>
          <w:rFonts w:ascii="Times New Roman" w:hAnsi="Times New Roman"/>
          <w:sz w:val="22"/>
          <w:szCs w:val="22"/>
        </w:rPr>
      </w:pPr>
      <w:r>
        <w:rPr>
          <w:rFonts w:ascii="Times New Roman" w:hAnsi="Times New Roman"/>
          <w:b/>
          <w:sz w:val="22"/>
          <w:szCs w:val="22"/>
        </w:rPr>
        <w:t>Company</w:t>
      </w:r>
      <w:r w:rsidRPr="00CA7525">
        <w:rPr>
          <w:rFonts w:ascii="Times New Roman" w:hAnsi="Times New Roman"/>
          <w:b/>
          <w:sz w:val="22"/>
          <w:szCs w:val="22"/>
        </w:rPr>
        <w:t xml:space="preserve"> Representative.</w:t>
      </w:r>
      <w:r w:rsidRPr="00CA7525">
        <w:rPr>
          <w:rFonts w:ascii="Times New Roman" w:hAnsi="Times New Roman"/>
          <w:sz w:val="22"/>
          <w:szCs w:val="22"/>
        </w:rPr>
        <w:t xml:space="preserve"> </w:t>
      </w:r>
      <w:r>
        <w:rPr>
          <w:rFonts w:ascii="Times New Roman" w:hAnsi="Times New Roman"/>
          <w:sz w:val="22"/>
          <w:szCs w:val="22"/>
        </w:rPr>
        <w:t xml:space="preserve">Ayanna </w:t>
      </w:r>
      <w:proofErr w:type="spellStart"/>
      <w:r>
        <w:rPr>
          <w:rFonts w:ascii="Times New Roman" w:hAnsi="Times New Roman"/>
          <w:sz w:val="22"/>
          <w:szCs w:val="22"/>
        </w:rPr>
        <w:t>Atontsa</w:t>
      </w:r>
      <w:proofErr w:type="spellEnd"/>
      <w:r>
        <w:rPr>
          <w:rFonts w:ascii="Times New Roman" w:hAnsi="Times New Roman"/>
          <w:sz w:val="22"/>
          <w:szCs w:val="22"/>
        </w:rPr>
        <w:t xml:space="preserve">, </w:t>
      </w:r>
      <w:r>
        <w:rPr>
          <w:rFonts w:ascii="Times New Roman" w:hAnsi="Times New Roman"/>
          <w:sz w:val="22"/>
          <w:szCs w:val="22"/>
        </w:rPr>
        <w:fldChar w:fldCharType="begin"/>
      </w:r>
      <w:ins w:id="0" w:author="Ledoux, Kelly" w:date="2026-03-09T17:32:00Z" w16du:dateUtc="2026-03-09T17:32:00Z">
        <w:r>
          <w:rPr>
            <w:rFonts w:ascii="Times New Roman" w:hAnsi="Times New Roman"/>
            <w:sz w:val="22"/>
            <w:szCs w:val="22"/>
          </w:rPr>
          <w:instrText>HYPERLINK "mailto:</w:instrText>
        </w:r>
      </w:ins>
      <w:r>
        <w:rPr>
          <w:rFonts w:ascii="Times New Roman" w:hAnsi="Times New Roman"/>
          <w:sz w:val="22"/>
          <w:szCs w:val="22"/>
        </w:rPr>
        <w:instrText>Ayanna.Fowlkes@afiniti.com</w:instrText>
      </w:r>
      <w:ins w:id="1" w:author="Ledoux, Kelly" w:date="2026-03-09T17:32:00Z" w16du:dateUtc="2026-03-09T17:32:00Z">
        <w:r>
          <w:rPr>
            <w:rFonts w:ascii="Times New Roman" w:hAnsi="Times New Roman"/>
            <w:sz w:val="22"/>
            <w:szCs w:val="22"/>
          </w:rPr>
          <w:instrText>"</w:instrText>
        </w:r>
      </w:ins>
      <w:r>
        <w:rPr>
          <w:rFonts w:ascii="Times New Roman" w:hAnsi="Times New Roman"/>
          <w:sz w:val="22"/>
          <w:szCs w:val="22"/>
        </w:rPr>
      </w:r>
      <w:r>
        <w:rPr>
          <w:rFonts w:ascii="Times New Roman" w:hAnsi="Times New Roman"/>
          <w:sz w:val="22"/>
          <w:szCs w:val="22"/>
        </w:rPr>
        <w:fldChar w:fldCharType="separate"/>
      </w:r>
      <w:r w:rsidRPr="003C5708">
        <w:rPr>
          <w:rStyle w:val="Hyperlink"/>
          <w:rFonts w:ascii="Times New Roman" w:hAnsi="Times New Roman"/>
          <w:sz w:val="22"/>
          <w:szCs w:val="22"/>
        </w:rPr>
        <w:t>Ayanna.Fowlkes@afiniti.com</w:t>
      </w:r>
      <w:r>
        <w:rPr>
          <w:rFonts w:ascii="Times New Roman" w:hAnsi="Times New Roman"/>
          <w:sz w:val="22"/>
          <w:szCs w:val="22"/>
        </w:rPr>
        <w:fldChar w:fldCharType="end"/>
      </w:r>
      <w:r>
        <w:rPr>
          <w:rFonts w:ascii="Times New Roman" w:hAnsi="Times New Roman"/>
          <w:sz w:val="22"/>
          <w:szCs w:val="22"/>
        </w:rPr>
        <w:t xml:space="preserve"> </w:t>
      </w:r>
    </w:p>
    <w:p w14:paraId="79156765" w14:textId="77777777" w:rsidR="00CB651D" w:rsidRPr="00CA7525" w:rsidRDefault="00CB651D" w:rsidP="00CB651D">
      <w:pPr>
        <w:pStyle w:val="PlainText"/>
        <w:ind w:left="720"/>
        <w:jc w:val="both"/>
        <w:rPr>
          <w:rFonts w:ascii="Times New Roman" w:hAnsi="Times New Roman"/>
          <w:sz w:val="22"/>
          <w:szCs w:val="22"/>
        </w:rPr>
      </w:pPr>
    </w:p>
    <w:p w14:paraId="452C7F5C" w14:textId="7824A813" w:rsidR="00CB651D" w:rsidRPr="00CA7525" w:rsidRDefault="00CB651D" w:rsidP="00CB651D">
      <w:pPr>
        <w:pStyle w:val="PlainText"/>
        <w:numPr>
          <w:ilvl w:val="0"/>
          <w:numId w:val="1"/>
        </w:numPr>
        <w:jc w:val="both"/>
        <w:rPr>
          <w:rFonts w:ascii="Times New Roman" w:hAnsi="Times New Roman"/>
          <w:sz w:val="22"/>
          <w:szCs w:val="22"/>
        </w:rPr>
      </w:pPr>
      <w:r w:rsidRPr="00CA7525">
        <w:rPr>
          <w:rFonts w:ascii="Times New Roman" w:hAnsi="Times New Roman"/>
          <w:b/>
          <w:sz w:val="22"/>
          <w:szCs w:val="22"/>
        </w:rPr>
        <w:t>Compensation.</w:t>
      </w:r>
      <w:r w:rsidRPr="00CA7525">
        <w:rPr>
          <w:rFonts w:ascii="Times New Roman" w:hAnsi="Times New Roman"/>
          <w:sz w:val="22"/>
          <w:szCs w:val="22"/>
        </w:rPr>
        <w:t xml:space="preserve">  The </w:t>
      </w:r>
      <w:r>
        <w:rPr>
          <w:rFonts w:ascii="Times New Roman" w:hAnsi="Times New Roman"/>
          <w:sz w:val="22"/>
          <w:szCs w:val="22"/>
        </w:rPr>
        <w:t>Service Fee</w:t>
      </w:r>
      <w:r w:rsidRPr="00CA7525">
        <w:rPr>
          <w:rFonts w:ascii="Times New Roman" w:hAnsi="Times New Roman"/>
          <w:sz w:val="22"/>
          <w:szCs w:val="22"/>
        </w:rPr>
        <w:t xml:space="preserve"> due Service Provider for Services under this Statement of Work is </w:t>
      </w:r>
      <w:r>
        <w:rPr>
          <w:rFonts w:ascii="Times New Roman" w:hAnsi="Times New Roman"/>
          <w:sz w:val="22"/>
          <w:szCs w:val="22"/>
        </w:rPr>
        <w:t xml:space="preserve">$200 per hour, with total Service Fees estimated to be between $23,200 to $28,200 based on 116-141 hours of work. Invoices will reflect the total number of hours worked and deliverables met. </w:t>
      </w:r>
      <w:r w:rsidRPr="00CA7525">
        <w:rPr>
          <w:rFonts w:ascii="Times New Roman" w:hAnsi="Times New Roman"/>
          <w:sz w:val="22"/>
          <w:szCs w:val="22"/>
        </w:rPr>
        <w:t xml:space="preserve">All amounts due under this Statement of Work </w:t>
      </w:r>
      <w:r>
        <w:rPr>
          <w:rFonts w:ascii="Times New Roman" w:hAnsi="Times New Roman"/>
          <w:sz w:val="22"/>
          <w:szCs w:val="22"/>
        </w:rPr>
        <w:t xml:space="preserve">No. 1 </w:t>
      </w:r>
      <w:r w:rsidRPr="00CA7525">
        <w:rPr>
          <w:rFonts w:ascii="Times New Roman" w:hAnsi="Times New Roman"/>
          <w:sz w:val="22"/>
          <w:szCs w:val="22"/>
        </w:rPr>
        <w:t>will be invoiced in United States Dollars to the attention of</w:t>
      </w:r>
      <w:r>
        <w:rPr>
          <w:rFonts w:ascii="Times New Roman" w:hAnsi="Times New Roman"/>
          <w:sz w:val="22"/>
          <w:szCs w:val="22"/>
        </w:rPr>
        <w:t xml:space="preserve"> </w:t>
      </w:r>
      <w:proofErr w:type="spellStart"/>
      <w:r>
        <w:rPr>
          <w:rFonts w:ascii="Times New Roman" w:hAnsi="Times New Roman"/>
          <w:sz w:val="22"/>
          <w:szCs w:val="22"/>
        </w:rPr>
        <w:t>Afiniti</w:t>
      </w:r>
      <w:proofErr w:type="spellEnd"/>
      <w:r>
        <w:rPr>
          <w:rFonts w:ascii="Times New Roman" w:hAnsi="Times New Roman"/>
          <w:sz w:val="22"/>
          <w:szCs w:val="22"/>
        </w:rPr>
        <w:t xml:space="preserve"> Accounts Payable Team at </w:t>
      </w:r>
      <w:hyperlink r:id="rId5" w:history="1">
        <w:r w:rsidRPr="003C5708">
          <w:rPr>
            <w:rStyle w:val="Hyperlink"/>
            <w:rFonts w:ascii="Times New Roman" w:hAnsi="Times New Roman"/>
            <w:sz w:val="22"/>
            <w:szCs w:val="22"/>
          </w:rPr>
          <w:t>afiniti.AP@afiniti.com</w:t>
        </w:r>
      </w:hyperlink>
      <w:r>
        <w:rPr>
          <w:rFonts w:ascii="Times New Roman" w:hAnsi="Times New Roman"/>
          <w:sz w:val="22"/>
          <w:szCs w:val="22"/>
        </w:rPr>
        <w:t>.</w:t>
      </w:r>
      <w:r w:rsidRPr="00CA7525">
        <w:rPr>
          <w:rFonts w:ascii="Times New Roman" w:hAnsi="Times New Roman"/>
          <w:sz w:val="22"/>
          <w:szCs w:val="22"/>
        </w:rPr>
        <w:t xml:space="preserve"> Payment will be made in accordance with Section 4 (</w:t>
      </w:r>
      <w:r>
        <w:rPr>
          <w:rFonts w:ascii="Times New Roman" w:hAnsi="Times New Roman"/>
          <w:sz w:val="22"/>
          <w:szCs w:val="22"/>
        </w:rPr>
        <w:t>Fees and Payments</w:t>
      </w:r>
      <w:r w:rsidRPr="00CA7525">
        <w:rPr>
          <w:rFonts w:ascii="Times New Roman" w:hAnsi="Times New Roman"/>
          <w:sz w:val="22"/>
          <w:szCs w:val="22"/>
        </w:rPr>
        <w:t>) of the Agreement.</w:t>
      </w:r>
    </w:p>
    <w:p w14:paraId="571EB507" w14:textId="77777777" w:rsidR="00CB651D" w:rsidRPr="00CA7525" w:rsidRDefault="00CB651D" w:rsidP="00CB651D">
      <w:pPr>
        <w:pStyle w:val="PlainText"/>
        <w:jc w:val="both"/>
        <w:rPr>
          <w:rFonts w:ascii="Times New Roman" w:hAnsi="Times New Roman"/>
          <w:sz w:val="22"/>
          <w:szCs w:val="22"/>
        </w:rPr>
      </w:pPr>
    </w:p>
    <w:p w14:paraId="5013A7C2" w14:textId="77777777" w:rsidR="00CB651D" w:rsidRPr="00CA7525" w:rsidRDefault="00CB651D" w:rsidP="00CB651D">
      <w:pPr>
        <w:pStyle w:val="PlainText"/>
        <w:jc w:val="both"/>
        <w:rPr>
          <w:rFonts w:ascii="Times New Roman" w:hAnsi="Times New Roman"/>
          <w:sz w:val="22"/>
          <w:szCs w:val="22"/>
        </w:rPr>
      </w:pPr>
      <w:r w:rsidRPr="00CA7525">
        <w:rPr>
          <w:rFonts w:ascii="Times New Roman" w:hAnsi="Times New Roman"/>
          <w:sz w:val="22"/>
          <w:szCs w:val="22"/>
        </w:rPr>
        <w:t>All terms and conditions of the Agreement will apply to this Statement of Work.  In the event of any conflict between this Statement of Work and the terms of the Agreement, the terms of the Agreement will control.</w:t>
      </w:r>
    </w:p>
    <w:p w14:paraId="1D178BA1" w14:textId="77777777" w:rsidR="00CB651D" w:rsidRPr="00CA7525" w:rsidRDefault="00CB651D" w:rsidP="00CB651D">
      <w:pPr>
        <w:pStyle w:val="PlainText"/>
        <w:rPr>
          <w:rFonts w:ascii="Times New Roman" w:hAnsi="Times New Roman"/>
          <w:sz w:val="22"/>
          <w:szCs w:val="22"/>
        </w:rPr>
      </w:pPr>
    </w:p>
    <w:p w14:paraId="2B546446" w14:textId="5405AA5C" w:rsidR="00CB651D" w:rsidRPr="00CA7525" w:rsidRDefault="00CB651D" w:rsidP="00CB651D">
      <w:pPr>
        <w:pStyle w:val="PlainText"/>
        <w:outlineLvl w:val="0"/>
        <w:rPr>
          <w:rFonts w:ascii="Times New Roman" w:hAnsi="Times New Roman"/>
          <w:b/>
          <w:sz w:val="22"/>
          <w:szCs w:val="22"/>
        </w:rPr>
      </w:pPr>
      <w:r w:rsidRPr="00CA7525">
        <w:rPr>
          <w:rFonts w:ascii="Times New Roman" w:hAnsi="Times New Roman"/>
          <w:b/>
          <w:sz w:val="22"/>
          <w:szCs w:val="22"/>
        </w:rPr>
        <w:t xml:space="preserve">STATEMENT OF WORK </w:t>
      </w:r>
      <w:r>
        <w:rPr>
          <w:rFonts w:ascii="Times New Roman" w:hAnsi="Times New Roman"/>
          <w:b/>
          <w:sz w:val="22"/>
          <w:szCs w:val="22"/>
        </w:rPr>
        <w:t xml:space="preserve">NO. 1 </w:t>
      </w:r>
      <w:r w:rsidRPr="00CA7525">
        <w:rPr>
          <w:rFonts w:ascii="Times New Roman" w:hAnsi="Times New Roman"/>
          <w:b/>
          <w:sz w:val="22"/>
          <w:szCs w:val="22"/>
        </w:rPr>
        <w:t>AGREED TO AND ACCEPTED BY:</w:t>
      </w:r>
    </w:p>
    <w:p w14:paraId="5F97A187" w14:textId="77777777" w:rsidR="00CB651D" w:rsidRPr="00CA7525" w:rsidRDefault="00CB651D" w:rsidP="00CB651D">
      <w:pPr>
        <w:pStyle w:val="PlainText"/>
        <w:rPr>
          <w:rFonts w:ascii="Times New Roman" w:hAnsi="Times New Roman"/>
          <w:sz w:val="22"/>
          <w:szCs w:val="22"/>
        </w:rPr>
      </w:pPr>
    </w:p>
    <w:p w14:paraId="571C988D" w14:textId="77777777" w:rsidR="00CB651D" w:rsidRPr="00CA7525" w:rsidRDefault="00CB651D" w:rsidP="00CB651D">
      <w:pPr>
        <w:pStyle w:val="PlainText"/>
        <w:rPr>
          <w:rFonts w:ascii="Times New Roman" w:hAnsi="Times New Roman"/>
          <w:sz w:val="22"/>
          <w:szCs w:val="22"/>
        </w:rPr>
      </w:pPr>
    </w:p>
    <w:tbl>
      <w:tblPr>
        <w:tblW w:w="0" w:type="auto"/>
        <w:tblLook w:val="00A0" w:firstRow="1" w:lastRow="0" w:firstColumn="1" w:lastColumn="0" w:noHBand="0" w:noVBand="0"/>
      </w:tblPr>
      <w:tblGrid>
        <w:gridCol w:w="4645"/>
        <w:gridCol w:w="4715"/>
      </w:tblGrid>
      <w:tr w:rsidR="00CB651D" w:rsidRPr="00CA7525" w14:paraId="613A4608" w14:textId="77777777" w:rsidTr="0024289A">
        <w:trPr>
          <w:trHeight w:val="2097"/>
        </w:trPr>
        <w:tc>
          <w:tcPr>
            <w:tcW w:w="5149" w:type="dxa"/>
          </w:tcPr>
          <w:p w14:paraId="7F153143" w14:textId="45668EAF" w:rsidR="00CB651D" w:rsidRPr="00CA7525" w:rsidRDefault="00CB651D" w:rsidP="0024289A">
            <w:pPr>
              <w:pStyle w:val="PlainText"/>
              <w:rPr>
                <w:rFonts w:ascii="Times New Roman" w:hAnsi="Times New Roman"/>
                <w:b/>
                <w:bCs/>
                <w:sz w:val="22"/>
                <w:szCs w:val="22"/>
              </w:rPr>
            </w:pPr>
            <w:r w:rsidRPr="4242C14F">
              <w:rPr>
                <w:rFonts w:ascii="Times New Roman" w:hAnsi="Times New Roman"/>
                <w:b/>
                <w:bCs/>
                <w:sz w:val="22"/>
                <w:szCs w:val="22"/>
              </w:rPr>
              <w:lastRenderedPageBreak/>
              <w:t>A</w:t>
            </w:r>
            <w:r>
              <w:rPr>
                <w:rFonts w:ascii="Times New Roman" w:hAnsi="Times New Roman"/>
                <w:b/>
                <w:bCs/>
                <w:sz w:val="22"/>
                <w:szCs w:val="22"/>
              </w:rPr>
              <w:t>FINITI, INC.</w:t>
            </w:r>
          </w:p>
          <w:p w14:paraId="6B0FC196" w14:textId="77777777" w:rsidR="00CB651D" w:rsidRPr="00CA7525" w:rsidRDefault="00CB651D" w:rsidP="0024289A">
            <w:pPr>
              <w:pStyle w:val="PlainText"/>
              <w:rPr>
                <w:rFonts w:ascii="Times New Roman" w:hAnsi="Times New Roman"/>
                <w:sz w:val="22"/>
                <w:szCs w:val="22"/>
              </w:rPr>
            </w:pPr>
          </w:p>
          <w:p w14:paraId="5682870F" w14:textId="77777777" w:rsidR="00CB651D" w:rsidRPr="00CA7525" w:rsidRDefault="00CB651D" w:rsidP="0024289A">
            <w:pPr>
              <w:pStyle w:val="PlainText"/>
              <w:rPr>
                <w:rFonts w:ascii="Times New Roman" w:hAnsi="Times New Roman"/>
                <w:sz w:val="22"/>
                <w:szCs w:val="22"/>
                <w:u w:val="single"/>
              </w:rPr>
            </w:pPr>
            <w:r w:rsidRPr="00CA7525">
              <w:rPr>
                <w:rFonts w:ascii="Times New Roman" w:hAnsi="Times New Roman"/>
                <w:sz w:val="22"/>
                <w:szCs w:val="22"/>
              </w:rPr>
              <w:t>By:</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884361E" w14:textId="77777777" w:rsidR="00CB651D" w:rsidRPr="00CA7525" w:rsidRDefault="00CB651D" w:rsidP="0024289A">
            <w:pPr>
              <w:pStyle w:val="PlainText"/>
              <w:rPr>
                <w:rFonts w:ascii="Times New Roman" w:hAnsi="Times New Roman"/>
                <w:sz w:val="22"/>
                <w:szCs w:val="22"/>
                <w:u w:val="single"/>
              </w:rPr>
            </w:pPr>
          </w:p>
          <w:p w14:paraId="331D1DC7" w14:textId="77777777" w:rsidR="00CB651D" w:rsidRPr="00CA7525" w:rsidRDefault="00CB651D" w:rsidP="0024289A">
            <w:pPr>
              <w:pStyle w:val="PlainText"/>
              <w:rPr>
                <w:rFonts w:ascii="Times New Roman" w:hAnsi="Times New Roman"/>
                <w:sz w:val="22"/>
                <w:szCs w:val="22"/>
              </w:rPr>
            </w:pPr>
            <w:r w:rsidRPr="00CA7525">
              <w:rPr>
                <w:rFonts w:ascii="Times New Roman" w:hAnsi="Times New Roman"/>
                <w:sz w:val="22"/>
                <w:szCs w:val="22"/>
              </w:rPr>
              <w:t>Print Name: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7F0C1EF3" w14:textId="77777777" w:rsidR="00CB651D" w:rsidRPr="00CA7525" w:rsidRDefault="00CB651D" w:rsidP="0024289A">
            <w:pPr>
              <w:pStyle w:val="PlainText"/>
              <w:rPr>
                <w:rFonts w:ascii="Times New Roman" w:hAnsi="Times New Roman"/>
                <w:sz w:val="22"/>
                <w:szCs w:val="22"/>
              </w:rPr>
            </w:pPr>
          </w:p>
          <w:p w14:paraId="0F0C514F" w14:textId="77777777" w:rsidR="00CB651D" w:rsidRPr="00CA7525" w:rsidRDefault="00CB651D" w:rsidP="0024289A">
            <w:pPr>
              <w:pStyle w:val="PlainText"/>
              <w:rPr>
                <w:rFonts w:ascii="Times New Roman" w:hAnsi="Times New Roman"/>
                <w:sz w:val="22"/>
                <w:szCs w:val="22"/>
                <w:u w:val="single"/>
              </w:rPr>
            </w:pPr>
            <w:r w:rsidRPr="00CA7525">
              <w:rPr>
                <w:rFonts w:ascii="Times New Roman" w:hAnsi="Times New Roman"/>
                <w:sz w:val="22"/>
                <w:szCs w:val="22"/>
              </w:rPr>
              <w:t>Title: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697EEEE" w14:textId="77777777" w:rsidR="00CB651D" w:rsidRPr="00CA7525" w:rsidRDefault="00CB651D" w:rsidP="0024289A">
            <w:pPr>
              <w:pStyle w:val="PlainText"/>
              <w:rPr>
                <w:rFonts w:ascii="Times New Roman" w:hAnsi="Times New Roman"/>
                <w:sz w:val="22"/>
                <w:szCs w:val="22"/>
                <w:u w:val="single"/>
              </w:rPr>
            </w:pPr>
          </w:p>
          <w:p w14:paraId="6DB6193E" w14:textId="77777777" w:rsidR="00CB651D" w:rsidRPr="00CA7525" w:rsidRDefault="00CB651D" w:rsidP="0024289A">
            <w:pPr>
              <w:pStyle w:val="PlainText"/>
              <w:rPr>
                <w:rFonts w:ascii="Times New Roman" w:hAnsi="Times New Roman"/>
                <w:sz w:val="22"/>
                <w:szCs w:val="22"/>
                <w:u w:val="single"/>
              </w:rPr>
            </w:pPr>
            <w:r w:rsidRPr="00CA7525">
              <w:rPr>
                <w:rFonts w:ascii="Times New Roman" w:hAnsi="Times New Roman"/>
                <w:sz w:val="22"/>
                <w:szCs w:val="22"/>
              </w:rPr>
              <w:t>Date: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tc>
        <w:tc>
          <w:tcPr>
            <w:tcW w:w="5149" w:type="dxa"/>
          </w:tcPr>
          <w:p w14:paraId="7DF3583B" w14:textId="31A4F6DF" w:rsidR="00CB651D" w:rsidRPr="00CA7525" w:rsidRDefault="00CB651D" w:rsidP="0024289A">
            <w:pPr>
              <w:pStyle w:val="PlainText"/>
              <w:rPr>
                <w:rFonts w:ascii="Times New Roman" w:hAnsi="Times New Roman"/>
                <w:b/>
                <w:sz w:val="22"/>
                <w:szCs w:val="22"/>
              </w:rPr>
            </w:pPr>
            <w:r>
              <w:rPr>
                <w:rFonts w:ascii="Times New Roman" w:hAnsi="Times New Roman"/>
                <w:b/>
                <w:sz w:val="22"/>
                <w:szCs w:val="22"/>
              </w:rPr>
              <w:t>NICK TALBERT D/B/A STRATEGNIK</w:t>
            </w:r>
          </w:p>
          <w:p w14:paraId="7B8CC13F" w14:textId="77777777" w:rsidR="00CB651D" w:rsidRPr="00CA7525" w:rsidRDefault="00CB651D" w:rsidP="0024289A">
            <w:pPr>
              <w:pStyle w:val="PlainText"/>
              <w:rPr>
                <w:rFonts w:ascii="Times New Roman" w:hAnsi="Times New Roman"/>
                <w:sz w:val="22"/>
                <w:szCs w:val="22"/>
              </w:rPr>
            </w:pPr>
          </w:p>
          <w:p w14:paraId="61DE8ACA" w14:textId="77777777" w:rsidR="00CB651D" w:rsidRPr="00CA7525" w:rsidRDefault="00CB651D" w:rsidP="0024289A">
            <w:pPr>
              <w:pStyle w:val="PlainText"/>
              <w:rPr>
                <w:rFonts w:ascii="Times New Roman" w:hAnsi="Times New Roman"/>
                <w:sz w:val="22"/>
                <w:szCs w:val="22"/>
                <w:u w:val="single"/>
              </w:rPr>
            </w:pPr>
            <w:r w:rsidRPr="00CA7525">
              <w:rPr>
                <w:rFonts w:ascii="Times New Roman" w:hAnsi="Times New Roman"/>
                <w:sz w:val="22"/>
                <w:szCs w:val="22"/>
              </w:rPr>
              <w:t>By:</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317F5FCB" w14:textId="77777777" w:rsidR="00CB651D" w:rsidRPr="00CA7525" w:rsidRDefault="00CB651D" w:rsidP="0024289A">
            <w:pPr>
              <w:pStyle w:val="PlainText"/>
              <w:rPr>
                <w:rFonts w:ascii="Times New Roman" w:hAnsi="Times New Roman"/>
                <w:sz w:val="22"/>
                <w:szCs w:val="22"/>
                <w:u w:val="single"/>
              </w:rPr>
            </w:pPr>
          </w:p>
          <w:p w14:paraId="7E8AC49C" w14:textId="77777777" w:rsidR="00CB651D" w:rsidRPr="00CA7525" w:rsidRDefault="00CB651D" w:rsidP="0024289A">
            <w:pPr>
              <w:pStyle w:val="PlainText"/>
              <w:rPr>
                <w:rFonts w:ascii="Times New Roman" w:hAnsi="Times New Roman"/>
                <w:sz w:val="22"/>
                <w:szCs w:val="22"/>
              </w:rPr>
            </w:pPr>
            <w:r w:rsidRPr="00CA7525">
              <w:rPr>
                <w:rFonts w:ascii="Times New Roman" w:hAnsi="Times New Roman"/>
                <w:sz w:val="22"/>
                <w:szCs w:val="22"/>
              </w:rPr>
              <w:t>Print Name: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2CA59B05" w14:textId="77777777" w:rsidR="00CB651D" w:rsidRPr="00CA7525" w:rsidRDefault="00CB651D" w:rsidP="0024289A">
            <w:pPr>
              <w:pStyle w:val="PlainText"/>
              <w:rPr>
                <w:rFonts w:ascii="Times New Roman" w:hAnsi="Times New Roman"/>
                <w:sz w:val="22"/>
                <w:szCs w:val="22"/>
              </w:rPr>
            </w:pPr>
          </w:p>
          <w:p w14:paraId="6838DC84" w14:textId="77777777" w:rsidR="00CB651D" w:rsidRPr="00CA7525" w:rsidRDefault="00CB651D" w:rsidP="0024289A">
            <w:pPr>
              <w:pStyle w:val="PlainText"/>
              <w:rPr>
                <w:rFonts w:ascii="Times New Roman" w:hAnsi="Times New Roman"/>
                <w:sz w:val="22"/>
                <w:szCs w:val="22"/>
                <w:u w:val="single"/>
              </w:rPr>
            </w:pPr>
            <w:r w:rsidRPr="00CA7525">
              <w:rPr>
                <w:rFonts w:ascii="Times New Roman" w:hAnsi="Times New Roman"/>
                <w:sz w:val="22"/>
                <w:szCs w:val="22"/>
              </w:rPr>
              <w:t>Title: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8709BA7" w14:textId="77777777" w:rsidR="00CB651D" w:rsidRPr="00CA7525" w:rsidRDefault="00CB651D" w:rsidP="0024289A">
            <w:pPr>
              <w:pStyle w:val="PlainText"/>
              <w:rPr>
                <w:rFonts w:ascii="Times New Roman" w:hAnsi="Times New Roman"/>
                <w:sz w:val="22"/>
                <w:szCs w:val="22"/>
                <w:u w:val="single"/>
              </w:rPr>
            </w:pPr>
          </w:p>
          <w:p w14:paraId="43103E7E" w14:textId="77777777" w:rsidR="00CB651D" w:rsidRPr="00CA7525" w:rsidRDefault="00CB651D" w:rsidP="0024289A">
            <w:pPr>
              <w:pStyle w:val="PlainText"/>
              <w:rPr>
                <w:rFonts w:ascii="Times New Roman" w:hAnsi="Times New Roman"/>
                <w:sz w:val="22"/>
                <w:szCs w:val="22"/>
              </w:rPr>
            </w:pPr>
            <w:r w:rsidRPr="00CA7525">
              <w:rPr>
                <w:rFonts w:ascii="Times New Roman" w:hAnsi="Times New Roman"/>
                <w:sz w:val="22"/>
                <w:szCs w:val="22"/>
              </w:rPr>
              <w:t>Date: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tc>
      </w:tr>
    </w:tbl>
    <w:p w14:paraId="2CDFC67C" w14:textId="6ADB2268" w:rsidR="00431A48" w:rsidRPr="00C072E5" w:rsidRDefault="00431A48">
      <w:pPr>
        <w:rPr>
          <w:lang w:val="en-GB"/>
        </w:rPr>
      </w:pPr>
    </w:p>
    <w:sectPr w:rsidR="00431A48" w:rsidRPr="00C07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B06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Courier">
    <w:altName w:val="Courier New"/>
    <w:panose1 w:val="020703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913"/>
    <w:multiLevelType w:val="hybridMultilevel"/>
    <w:tmpl w:val="9B381F4A"/>
    <w:lvl w:ilvl="0" w:tplc="085AB0A4">
      <w:start w:val="1"/>
      <w:numFmt w:val="decimal"/>
      <w:lvlText w:val="%1."/>
      <w:lvlJc w:val="left"/>
      <w:pPr>
        <w:tabs>
          <w:tab w:val="num" w:pos="720"/>
        </w:tabs>
        <w:ind w:left="720" w:hanging="720"/>
      </w:pPr>
      <w:rPr>
        <w:rFonts w:ascii="Times New Roman Bold" w:hAnsi="Times New Roman Bold"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62221"/>
    <w:multiLevelType w:val="hybridMultilevel"/>
    <w:tmpl w:val="15C4421C"/>
    <w:lvl w:ilvl="0" w:tplc="91643B68">
      <w:start w:val="1"/>
      <w:numFmt w:val="bullet"/>
      <w:lvlText w:val="•"/>
      <w:lvlJc w:val="left"/>
      <w:pPr>
        <w:ind w:left="720" w:hanging="360"/>
      </w:pPr>
    </w:lvl>
    <w:lvl w:ilvl="1" w:tplc="797AE1A6">
      <w:numFmt w:val="decimal"/>
      <w:lvlText w:val=""/>
      <w:lvlJc w:val="left"/>
    </w:lvl>
    <w:lvl w:ilvl="2" w:tplc="1CF440A4">
      <w:numFmt w:val="decimal"/>
      <w:lvlText w:val=""/>
      <w:lvlJc w:val="left"/>
    </w:lvl>
    <w:lvl w:ilvl="3" w:tplc="37029FE0">
      <w:numFmt w:val="decimal"/>
      <w:lvlText w:val=""/>
      <w:lvlJc w:val="left"/>
    </w:lvl>
    <w:lvl w:ilvl="4" w:tplc="D6F644E6">
      <w:numFmt w:val="decimal"/>
      <w:lvlText w:val=""/>
      <w:lvlJc w:val="left"/>
    </w:lvl>
    <w:lvl w:ilvl="5" w:tplc="934A0D6C">
      <w:numFmt w:val="decimal"/>
      <w:lvlText w:val=""/>
      <w:lvlJc w:val="left"/>
    </w:lvl>
    <w:lvl w:ilvl="6" w:tplc="26364AFE">
      <w:numFmt w:val="decimal"/>
      <w:lvlText w:val=""/>
      <w:lvlJc w:val="left"/>
    </w:lvl>
    <w:lvl w:ilvl="7" w:tplc="87F8986E">
      <w:numFmt w:val="decimal"/>
      <w:lvlText w:val=""/>
      <w:lvlJc w:val="left"/>
    </w:lvl>
    <w:lvl w:ilvl="8" w:tplc="623C2F72">
      <w:numFmt w:val="decimal"/>
      <w:lvlText w:val=""/>
      <w:lvlJc w:val="left"/>
    </w:lvl>
  </w:abstractNum>
  <w:num w:numId="1" w16cid:durableId="988557289">
    <w:abstractNumId w:val="0"/>
  </w:num>
  <w:num w:numId="2" w16cid:durableId="150909987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doux, Kelly">
    <w15:presenceInfo w15:providerId="AD" w15:userId="S::Kelly.Ledoux@afiniti.com::f4a54fbd-8534-4dde-aa36-879de3fb3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E5"/>
    <w:rsid w:val="00431A48"/>
    <w:rsid w:val="004943B8"/>
    <w:rsid w:val="006908D5"/>
    <w:rsid w:val="00737AE6"/>
    <w:rsid w:val="008866F0"/>
    <w:rsid w:val="008C6ABD"/>
    <w:rsid w:val="00C072E5"/>
    <w:rsid w:val="00CB651D"/>
    <w:rsid w:val="00F57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6FB89"/>
  <w15:chartTrackingRefBased/>
  <w15:docId w15:val="{97675599-C7EB-EC40-A773-84724DC9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51D"/>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431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48"/>
    <w:rPr>
      <w:rFonts w:asciiTheme="majorHAnsi" w:eastAsiaTheme="majorEastAsia" w:hAnsiTheme="majorHAnsi" w:cstheme="majorBidi"/>
      <w:color w:val="0F4761" w:themeColor="accent1" w:themeShade="BF"/>
      <w:sz w:val="40"/>
      <w:szCs w:val="40"/>
    </w:rPr>
  </w:style>
  <w:style w:type="paragraph" w:styleId="TOCHeading">
    <w:name w:val="TOC Heading"/>
    <w:basedOn w:val="Heading1"/>
    <w:next w:val="Normal"/>
    <w:autoRedefine/>
    <w:uiPriority w:val="39"/>
    <w:unhideWhenUsed/>
    <w:qFormat/>
    <w:rsid w:val="00431A48"/>
    <w:pPr>
      <w:spacing w:before="480" w:after="0" w:line="276" w:lineRule="auto"/>
      <w:outlineLvl w:val="9"/>
    </w:pPr>
    <w:rPr>
      <w:rFonts w:ascii="DM Sans" w:hAnsi="DM Sans"/>
      <w:b/>
      <w:bCs/>
      <w:sz w:val="24"/>
      <w:szCs w:val="28"/>
    </w:rPr>
  </w:style>
  <w:style w:type="paragraph" w:styleId="TOC1">
    <w:name w:val="toc 1"/>
    <w:basedOn w:val="Normal"/>
    <w:next w:val="Normal"/>
    <w:autoRedefine/>
    <w:uiPriority w:val="39"/>
    <w:semiHidden/>
    <w:unhideWhenUsed/>
    <w:rsid w:val="00431A48"/>
    <w:pPr>
      <w:spacing w:after="100"/>
    </w:pPr>
  </w:style>
  <w:style w:type="character" w:customStyle="1" w:styleId="Heading2Char">
    <w:name w:val="Heading 2 Char"/>
    <w:basedOn w:val="DefaultParagraphFont"/>
    <w:link w:val="Heading2"/>
    <w:uiPriority w:val="9"/>
    <w:semiHidden/>
    <w:rsid w:val="00C07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2E5"/>
    <w:rPr>
      <w:rFonts w:eastAsiaTheme="majorEastAsia" w:cstheme="majorBidi"/>
      <w:color w:val="272727" w:themeColor="text1" w:themeTint="D8"/>
    </w:rPr>
  </w:style>
  <w:style w:type="paragraph" w:styleId="Title">
    <w:name w:val="Title"/>
    <w:basedOn w:val="Normal"/>
    <w:next w:val="Normal"/>
    <w:link w:val="TitleChar"/>
    <w:uiPriority w:val="10"/>
    <w:qFormat/>
    <w:rsid w:val="00C072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2E5"/>
    <w:pPr>
      <w:spacing w:before="160"/>
      <w:jc w:val="center"/>
    </w:pPr>
    <w:rPr>
      <w:i/>
      <w:iCs/>
      <w:color w:val="404040" w:themeColor="text1" w:themeTint="BF"/>
    </w:rPr>
  </w:style>
  <w:style w:type="character" w:customStyle="1" w:styleId="QuoteChar">
    <w:name w:val="Quote Char"/>
    <w:basedOn w:val="DefaultParagraphFont"/>
    <w:link w:val="Quote"/>
    <w:uiPriority w:val="29"/>
    <w:rsid w:val="00C072E5"/>
    <w:rPr>
      <w:i/>
      <w:iCs/>
      <w:color w:val="404040" w:themeColor="text1" w:themeTint="BF"/>
    </w:rPr>
  </w:style>
  <w:style w:type="paragraph" w:styleId="ListParagraph">
    <w:name w:val="List Paragraph"/>
    <w:basedOn w:val="Normal"/>
    <w:qFormat/>
    <w:rsid w:val="00C072E5"/>
    <w:pPr>
      <w:ind w:left="720"/>
      <w:contextualSpacing/>
    </w:pPr>
  </w:style>
  <w:style w:type="character" w:styleId="IntenseEmphasis">
    <w:name w:val="Intense Emphasis"/>
    <w:basedOn w:val="DefaultParagraphFont"/>
    <w:uiPriority w:val="21"/>
    <w:qFormat/>
    <w:rsid w:val="00C072E5"/>
    <w:rPr>
      <w:i/>
      <w:iCs/>
      <w:color w:val="0F4761" w:themeColor="accent1" w:themeShade="BF"/>
    </w:rPr>
  </w:style>
  <w:style w:type="paragraph" w:styleId="IntenseQuote">
    <w:name w:val="Intense Quote"/>
    <w:basedOn w:val="Normal"/>
    <w:next w:val="Normal"/>
    <w:link w:val="IntenseQuoteChar"/>
    <w:uiPriority w:val="30"/>
    <w:qFormat/>
    <w:rsid w:val="00C07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2E5"/>
    <w:rPr>
      <w:i/>
      <w:iCs/>
      <w:color w:val="0F4761" w:themeColor="accent1" w:themeShade="BF"/>
    </w:rPr>
  </w:style>
  <w:style w:type="character" w:styleId="IntenseReference">
    <w:name w:val="Intense Reference"/>
    <w:basedOn w:val="DefaultParagraphFont"/>
    <w:uiPriority w:val="32"/>
    <w:qFormat/>
    <w:rsid w:val="00C072E5"/>
    <w:rPr>
      <w:b/>
      <w:bCs/>
      <w:smallCaps/>
      <w:color w:val="0F4761" w:themeColor="accent1" w:themeShade="BF"/>
      <w:spacing w:val="5"/>
    </w:rPr>
  </w:style>
  <w:style w:type="paragraph" w:styleId="PlainText">
    <w:name w:val="Plain Text"/>
    <w:basedOn w:val="Normal"/>
    <w:link w:val="PlainTextChar"/>
    <w:uiPriority w:val="99"/>
    <w:unhideWhenUsed/>
    <w:rsid w:val="00CB651D"/>
    <w:rPr>
      <w:rFonts w:ascii="Courier" w:eastAsia="Cambria" w:hAnsi="Courier"/>
      <w:sz w:val="21"/>
      <w:szCs w:val="21"/>
    </w:rPr>
  </w:style>
  <w:style w:type="character" w:customStyle="1" w:styleId="PlainTextChar">
    <w:name w:val="Plain Text Char"/>
    <w:basedOn w:val="DefaultParagraphFont"/>
    <w:link w:val="PlainText"/>
    <w:uiPriority w:val="99"/>
    <w:rsid w:val="00CB651D"/>
    <w:rPr>
      <w:rFonts w:ascii="Courier" w:eastAsia="Cambria" w:hAnsi="Courier" w:cs="Times New Roman"/>
      <w:kern w:val="0"/>
      <w:sz w:val="21"/>
      <w:szCs w:val="21"/>
      <w14:ligatures w14:val="none"/>
    </w:rPr>
  </w:style>
  <w:style w:type="character" w:styleId="Hyperlink">
    <w:name w:val="Hyperlink"/>
    <w:basedOn w:val="DefaultParagraphFont"/>
    <w:uiPriority w:val="99"/>
    <w:unhideWhenUsed/>
    <w:rsid w:val="00CB651D"/>
    <w:rPr>
      <w:color w:val="467886" w:themeColor="hyperlink"/>
      <w:u w:val="single"/>
    </w:rPr>
  </w:style>
  <w:style w:type="character" w:styleId="UnresolvedMention">
    <w:name w:val="Unresolved Mention"/>
    <w:basedOn w:val="DefaultParagraphFont"/>
    <w:uiPriority w:val="99"/>
    <w:semiHidden/>
    <w:unhideWhenUsed/>
    <w:rsid w:val="00CB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finiti.AP@afinit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69c4b-1983-40cc-bea2-689a892f11cc}" enabled="1" method="Standard" siteId="{4a53882f-4a23-44a5-804f-22c3d142c434}"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3102</Words>
  <Characters>19264</Characters>
  <Application>Microsoft Office Word</Application>
  <DocSecurity>0</DocSecurity>
  <Lines>602</Lines>
  <Paragraphs>355</Paragraphs>
  <ScaleCrop>false</ScaleCrop>
  <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Ledoux, Kelly</dc:creator>
  <cp:keywords/>
  <dc:description/>
  <cp:lastModifiedBy>Nick Talbert</cp:lastModifiedBy>
  <cp:revision>3</cp:revision>
  <dcterms:created xsi:type="dcterms:W3CDTF">2026-03-09T19:15:00Z</dcterms:created>
  <dcterms:modified xsi:type="dcterms:W3CDTF">2026-03-10T16:43:00Z</dcterms:modified>
</cp:coreProperties>
</file>